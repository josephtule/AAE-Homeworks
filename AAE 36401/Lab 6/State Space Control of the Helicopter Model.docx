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349A6" w14:textId="77777777" w:rsidR="00185AC6" w:rsidRPr="00185AC6" w:rsidRDefault="00185AC6" w:rsidP="00185AC6">
      <w:pPr>
        <w:spacing w:line="276" w:lineRule="auto"/>
        <w:rPr>
          <w:rFonts w:ascii="Times New Roman" w:hAnsi="Times New Roman" w:cs="Times New Roman"/>
          <w:sz w:val="24"/>
          <w:szCs w:val="24"/>
        </w:rPr>
      </w:pPr>
    </w:p>
    <w:p w14:paraId="1CFD3A6D" w14:textId="77777777" w:rsidR="00185AC6" w:rsidRPr="00185AC6" w:rsidRDefault="00185AC6" w:rsidP="00185AC6">
      <w:pPr>
        <w:spacing w:line="276" w:lineRule="auto"/>
        <w:jc w:val="center"/>
        <w:rPr>
          <w:rFonts w:ascii="Times New Roman" w:hAnsi="Times New Roman" w:cs="Times New Roman"/>
          <w:sz w:val="40"/>
          <w:szCs w:val="40"/>
        </w:rPr>
      </w:pPr>
    </w:p>
    <w:p w14:paraId="39B72843" w14:textId="77777777" w:rsidR="00185AC6" w:rsidRPr="00185AC6" w:rsidRDefault="00185AC6" w:rsidP="00185AC6">
      <w:pPr>
        <w:spacing w:line="276" w:lineRule="auto"/>
        <w:jc w:val="center"/>
        <w:rPr>
          <w:rFonts w:ascii="Times New Roman" w:hAnsi="Times New Roman" w:cs="Times New Roman"/>
          <w:sz w:val="40"/>
          <w:szCs w:val="40"/>
        </w:rPr>
      </w:pPr>
    </w:p>
    <w:p w14:paraId="429062D0" w14:textId="77777777" w:rsidR="00185AC6" w:rsidRPr="00185AC6" w:rsidRDefault="00185AC6" w:rsidP="00185AC6">
      <w:pPr>
        <w:spacing w:line="276" w:lineRule="auto"/>
        <w:jc w:val="center"/>
        <w:rPr>
          <w:rFonts w:ascii="Times New Roman" w:hAnsi="Times New Roman" w:cs="Times New Roman"/>
          <w:sz w:val="40"/>
          <w:szCs w:val="40"/>
        </w:rPr>
      </w:pPr>
    </w:p>
    <w:p w14:paraId="382BA28D" w14:textId="77777777" w:rsidR="00185AC6" w:rsidRPr="00185AC6" w:rsidRDefault="00185AC6" w:rsidP="00185AC6">
      <w:pPr>
        <w:spacing w:line="276" w:lineRule="auto"/>
        <w:jc w:val="center"/>
        <w:rPr>
          <w:rFonts w:ascii="Times New Roman" w:hAnsi="Times New Roman" w:cs="Times New Roman"/>
          <w:sz w:val="40"/>
          <w:szCs w:val="40"/>
        </w:rPr>
      </w:pPr>
    </w:p>
    <w:p w14:paraId="7D07BEA8" w14:textId="77777777" w:rsidR="00185AC6" w:rsidRPr="00185AC6" w:rsidRDefault="00185AC6" w:rsidP="00185AC6">
      <w:pPr>
        <w:spacing w:line="276" w:lineRule="auto"/>
        <w:jc w:val="center"/>
        <w:rPr>
          <w:rFonts w:ascii="Times New Roman" w:hAnsi="Times New Roman" w:cs="Times New Roman"/>
          <w:sz w:val="40"/>
          <w:szCs w:val="40"/>
        </w:rPr>
      </w:pPr>
    </w:p>
    <w:p w14:paraId="2D2A1F27" w14:textId="77777777" w:rsidR="00185AC6" w:rsidRPr="00185AC6" w:rsidRDefault="00185AC6" w:rsidP="00185AC6">
      <w:pPr>
        <w:spacing w:line="276" w:lineRule="auto"/>
        <w:jc w:val="center"/>
        <w:rPr>
          <w:rFonts w:ascii="Times New Roman" w:hAnsi="Times New Roman" w:cs="Times New Roman"/>
          <w:sz w:val="40"/>
          <w:szCs w:val="40"/>
        </w:rPr>
      </w:pPr>
    </w:p>
    <w:p w14:paraId="43F9F934" w14:textId="25D71B36" w:rsidR="00185AC6" w:rsidRPr="00185AC6" w:rsidRDefault="003B75CD" w:rsidP="00185AC6">
      <w:pPr>
        <w:spacing w:line="276" w:lineRule="auto"/>
        <w:jc w:val="center"/>
        <w:rPr>
          <w:rFonts w:ascii="Times New Roman" w:hAnsi="Times New Roman" w:cs="Times New Roman"/>
          <w:sz w:val="40"/>
          <w:szCs w:val="40"/>
        </w:rPr>
      </w:pPr>
      <w:r>
        <w:rPr>
          <w:rFonts w:ascii="Times New Roman" w:hAnsi="Times New Roman" w:cs="Times New Roman"/>
          <w:sz w:val="40"/>
          <w:szCs w:val="40"/>
        </w:rPr>
        <w:t>State Space Control of the Helicopter Model</w:t>
      </w:r>
    </w:p>
    <w:p w14:paraId="67DA1827" w14:textId="77777777" w:rsidR="00185AC6" w:rsidRPr="00185AC6" w:rsidRDefault="00185AC6" w:rsidP="00185AC6">
      <w:pPr>
        <w:spacing w:line="276" w:lineRule="auto"/>
        <w:jc w:val="center"/>
        <w:rPr>
          <w:rFonts w:ascii="Times New Roman" w:hAnsi="Times New Roman" w:cs="Times New Roman"/>
          <w:sz w:val="32"/>
          <w:szCs w:val="32"/>
        </w:rPr>
      </w:pPr>
      <w:r w:rsidRPr="00185AC6">
        <w:rPr>
          <w:rFonts w:ascii="Times New Roman" w:hAnsi="Times New Roman" w:cs="Times New Roman"/>
          <w:sz w:val="32"/>
          <w:szCs w:val="32"/>
        </w:rPr>
        <w:t>Joseph Le</w:t>
      </w:r>
    </w:p>
    <w:p w14:paraId="34DD8F53" w14:textId="77777777" w:rsidR="00185AC6" w:rsidRPr="00185AC6" w:rsidRDefault="00185AC6" w:rsidP="00185AC6">
      <w:pPr>
        <w:spacing w:line="276" w:lineRule="auto"/>
        <w:jc w:val="center"/>
        <w:rPr>
          <w:rFonts w:ascii="Times New Roman" w:hAnsi="Times New Roman" w:cs="Times New Roman"/>
          <w:sz w:val="32"/>
          <w:szCs w:val="32"/>
        </w:rPr>
      </w:pPr>
      <w:r w:rsidRPr="00185AC6">
        <w:rPr>
          <w:rFonts w:ascii="Times New Roman" w:hAnsi="Times New Roman" w:cs="Times New Roman"/>
          <w:sz w:val="32"/>
          <w:szCs w:val="32"/>
        </w:rPr>
        <w:t>AAE 364L</w:t>
      </w:r>
    </w:p>
    <w:p w14:paraId="32D01FFF" w14:textId="4BE824F6" w:rsidR="00185AC6" w:rsidRPr="00185AC6" w:rsidRDefault="00734F1A" w:rsidP="00185AC6">
      <w:pPr>
        <w:spacing w:line="276" w:lineRule="auto"/>
        <w:jc w:val="center"/>
        <w:rPr>
          <w:rFonts w:ascii="Times New Roman" w:hAnsi="Times New Roman" w:cs="Times New Roman"/>
          <w:sz w:val="32"/>
          <w:szCs w:val="32"/>
        </w:rPr>
      </w:pPr>
      <w:r>
        <w:rPr>
          <w:rFonts w:ascii="Times New Roman" w:hAnsi="Times New Roman" w:cs="Times New Roman"/>
          <w:sz w:val="32"/>
          <w:szCs w:val="32"/>
        </w:rPr>
        <w:t>19</w:t>
      </w:r>
      <w:r w:rsidR="00185AC6" w:rsidRPr="00185AC6">
        <w:rPr>
          <w:rFonts w:ascii="Times New Roman" w:hAnsi="Times New Roman" w:cs="Times New Roman"/>
          <w:sz w:val="32"/>
          <w:szCs w:val="32"/>
        </w:rPr>
        <w:t xml:space="preserve"> November 2021</w:t>
      </w:r>
    </w:p>
    <w:p w14:paraId="75683FFE" w14:textId="77777777" w:rsidR="00185AC6" w:rsidRPr="00185AC6" w:rsidRDefault="00185AC6" w:rsidP="00185AC6">
      <w:pPr>
        <w:spacing w:line="276" w:lineRule="auto"/>
        <w:jc w:val="center"/>
        <w:rPr>
          <w:rFonts w:ascii="Times New Roman" w:hAnsi="Times New Roman" w:cs="Times New Roman"/>
          <w:sz w:val="32"/>
          <w:szCs w:val="32"/>
        </w:rPr>
      </w:pPr>
      <w:r w:rsidRPr="00185AC6">
        <w:rPr>
          <w:rFonts w:ascii="Times New Roman" w:hAnsi="Times New Roman" w:cs="Times New Roman"/>
          <w:sz w:val="32"/>
          <w:szCs w:val="32"/>
        </w:rPr>
        <w:t xml:space="preserve">TA: </w:t>
      </w:r>
      <w:proofErr w:type="spellStart"/>
      <w:r w:rsidRPr="00185AC6">
        <w:rPr>
          <w:rFonts w:ascii="Times New Roman" w:hAnsi="Times New Roman" w:cs="Times New Roman"/>
          <w:sz w:val="32"/>
          <w:szCs w:val="32"/>
        </w:rPr>
        <w:t>Himal</w:t>
      </w:r>
      <w:proofErr w:type="spellEnd"/>
      <w:r w:rsidRPr="00185AC6">
        <w:rPr>
          <w:rFonts w:ascii="Times New Roman" w:hAnsi="Times New Roman" w:cs="Times New Roman"/>
          <w:sz w:val="32"/>
          <w:szCs w:val="32"/>
        </w:rPr>
        <w:t xml:space="preserve"> Sapkota</w:t>
      </w:r>
    </w:p>
    <w:p w14:paraId="3B6BE29E" w14:textId="77777777" w:rsidR="00185AC6" w:rsidRPr="00185AC6" w:rsidRDefault="00185AC6" w:rsidP="00185AC6">
      <w:pPr>
        <w:spacing w:line="276" w:lineRule="auto"/>
        <w:rPr>
          <w:rFonts w:ascii="Times New Roman" w:hAnsi="Times New Roman" w:cs="Times New Roman"/>
          <w:sz w:val="32"/>
          <w:szCs w:val="32"/>
        </w:rPr>
      </w:pPr>
      <w:r w:rsidRPr="00185AC6">
        <w:rPr>
          <w:rFonts w:ascii="Times New Roman" w:hAnsi="Times New Roman" w:cs="Times New Roman"/>
          <w:sz w:val="32"/>
          <w:szCs w:val="32"/>
        </w:rPr>
        <w:br w:type="page"/>
      </w:r>
    </w:p>
    <w:p w14:paraId="72B10126" w14:textId="6E2A2B49" w:rsidR="00A92D8F" w:rsidRDefault="00185AC6">
      <w:pPr>
        <w:spacing w:line="276" w:lineRule="auto"/>
        <w:rPr>
          <w:rFonts w:ascii="Times New Roman" w:hAnsi="Times New Roman" w:cs="Times New Roman"/>
          <w:sz w:val="24"/>
          <w:szCs w:val="24"/>
        </w:rPr>
        <w:pPrChange w:id="0" w:author="Joseph Tu Le" w:date="2021-11-19T22:18:00Z">
          <w:pPr/>
        </w:pPrChange>
      </w:pPr>
      <w:r w:rsidRPr="00185AC6">
        <w:rPr>
          <w:rFonts w:ascii="Times New Roman" w:hAnsi="Times New Roman" w:cs="Times New Roman"/>
          <w:sz w:val="24"/>
          <w:szCs w:val="24"/>
        </w:rPr>
        <w:lastRenderedPageBreak/>
        <w:t xml:space="preserve">1 – Introduction </w:t>
      </w:r>
    </w:p>
    <w:p w14:paraId="62CB8515" w14:textId="4B548C73" w:rsidR="00185AC6" w:rsidRDefault="00185AC6">
      <w:pPr>
        <w:spacing w:line="276" w:lineRule="auto"/>
        <w:rPr>
          <w:rFonts w:ascii="Times New Roman" w:hAnsi="Times New Roman" w:cs="Times New Roman"/>
          <w:sz w:val="24"/>
          <w:szCs w:val="24"/>
        </w:rPr>
        <w:pPrChange w:id="1" w:author="Joseph Tu Le" w:date="2021-11-19T22:18:00Z">
          <w:pPr/>
        </w:pPrChange>
      </w:pPr>
      <w:r>
        <w:rPr>
          <w:rFonts w:ascii="Times New Roman" w:hAnsi="Times New Roman" w:cs="Times New Roman"/>
          <w:sz w:val="24"/>
          <w:szCs w:val="24"/>
        </w:rPr>
        <w:t>1.1 – Objectives, Goals, and Purposes</w:t>
      </w:r>
    </w:p>
    <w:p w14:paraId="059CF837" w14:textId="480987B0" w:rsidR="00C171DC" w:rsidRDefault="00C171DC">
      <w:pPr>
        <w:spacing w:line="276" w:lineRule="auto"/>
        <w:rPr>
          <w:rFonts w:ascii="Times New Roman" w:hAnsi="Times New Roman" w:cs="Times New Roman"/>
          <w:sz w:val="24"/>
          <w:szCs w:val="24"/>
        </w:rPr>
        <w:pPrChange w:id="2" w:author="Joseph Tu Le" w:date="2021-11-19T22:18:00Z">
          <w:pPr/>
        </w:pPrChange>
      </w:pPr>
      <w:r>
        <w:rPr>
          <w:rFonts w:ascii="Times New Roman" w:hAnsi="Times New Roman" w:cs="Times New Roman"/>
          <w:sz w:val="24"/>
          <w:szCs w:val="24"/>
        </w:rPr>
        <w:tab/>
        <w:t xml:space="preserve">There are two parts of this lab, the first part is </w:t>
      </w:r>
      <w:r w:rsidR="008F2955">
        <w:rPr>
          <w:rFonts w:ascii="Times New Roman" w:hAnsi="Times New Roman" w:cs="Times New Roman"/>
          <w:sz w:val="24"/>
          <w:szCs w:val="24"/>
        </w:rPr>
        <w:t xml:space="preserve">to control the helicopter model with an error feedback </w:t>
      </w:r>
      <w:r w:rsidR="005B58CB">
        <w:rPr>
          <w:rFonts w:ascii="Times New Roman" w:hAnsi="Times New Roman" w:cs="Times New Roman"/>
          <w:sz w:val="24"/>
          <w:szCs w:val="24"/>
        </w:rPr>
        <w:t>model and the second part was to control the helicopter model with state feedback model. The</w:t>
      </w:r>
      <w:r w:rsidR="002220ED">
        <w:rPr>
          <w:rFonts w:ascii="Times New Roman" w:hAnsi="Times New Roman" w:cs="Times New Roman"/>
          <w:sz w:val="24"/>
          <w:szCs w:val="24"/>
        </w:rPr>
        <w:t xml:space="preserve"> </w:t>
      </w:r>
      <w:r w:rsidR="00CC1F5E">
        <w:rPr>
          <w:rFonts w:ascii="Times New Roman" w:hAnsi="Times New Roman" w:cs="Times New Roman"/>
          <w:sz w:val="24"/>
          <w:szCs w:val="24"/>
        </w:rPr>
        <w:t>overall goal is to observe how the different state space control methods affect the performance.</w:t>
      </w:r>
    </w:p>
    <w:p w14:paraId="30A73DA9" w14:textId="2C751C3A" w:rsidR="00CC1F5E" w:rsidRDefault="00CC1F5E">
      <w:pPr>
        <w:spacing w:line="276" w:lineRule="auto"/>
        <w:rPr>
          <w:rFonts w:ascii="Times New Roman" w:hAnsi="Times New Roman" w:cs="Times New Roman"/>
          <w:sz w:val="24"/>
          <w:szCs w:val="24"/>
        </w:rPr>
        <w:pPrChange w:id="3" w:author="Joseph Tu Le" w:date="2021-11-19T22:18:00Z">
          <w:pPr/>
        </w:pPrChange>
      </w:pPr>
      <w:r>
        <w:rPr>
          <w:rFonts w:ascii="Times New Roman" w:hAnsi="Times New Roman" w:cs="Times New Roman"/>
          <w:sz w:val="24"/>
          <w:szCs w:val="24"/>
        </w:rPr>
        <w:t>1.2 – Intended Methods</w:t>
      </w:r>
    </w:p>
    <w:p w14:paraId="23C8B5A3" w14:textId="08AC2B87" w:rsidR="00CC1F5E" w:rsidRDefault="00F751BA">
      <w:pPr>
        <w:spacing w:line="276" w:lineRule="auto"/>
        <w:rPr>
          <w:rFonts w:ascii="Times New Roman" w:hAnsi="Times New Roman" w:cs="Times New Roman"/>
          <w:sz w:val="24"/>
          <w:szCs w:val="24"/>
        </w:rPr>
        <w:pPrChange w:id="4" w:author="Joseph Tu Le" w:date="2021-11-19T22:18:00Z">
          <w:pPr/>
        </w:pPrChange>
      </w:pPr>
      <w:r>
        <w:rPr>
          <w:rFonts w:ascii="Times New Roman" w:hAnsi="Times New Roman" w:cs="Times New Roman"/>
          <w:sz w:val="24"/>
          <w:szCs w:val="24"/>
        </w:rPr>
        <w:tab/>
        <w:t>To achieve the objectives, the performance of each method will be recorded</w:t>
      </w:r>
      <w:r w:rsidR="00F24DEA">
        <w:rPr>
          <w:rFonts w:ascii="Times New Roman" w:hAnsi="Times New Roman" w:cs="Times New Roman"/>
          <w:sz w:val="24"/>
          <w:szCs w:val="24"/>
        </w:rPr>
        <w:t xml:space="preserve"> and compared against each other. The inputs for the error feedback controller include the voltages which are determined by the error between the desired </w:t>
      </w:r>
      <w:r w:rsidR="00AC779A">
        <w:rPr>
          <w:rFonts w:ascii="Times New Roman" w:hAnsi="Times New Roman" w:cs="Times New Roman"/>
          <w:sz w:val="24"/>
          <w:szCs w:val="24"/>
        </w:rPr>
        <w:t xml:space="preserve">angles/rates and the actual. </w:t>
      </w:r>
      <w:r w:rsidR="003F4768">
        <w:rPr>
          <w:rFonts w:ascii="Times New Roman" w:hAnsi="Times New Roman" w:cs="Times New Roman"/>
          <w:sz w:val="24"/>
          <w:szCs w:val="24"/>
        </w:rPr>
        <w:t>Similarly,</w:t>
      </w:r>
      <w:r w:rsidR="00AC779A">
        <w:rPr>
          <w:rFonts w:ascii="Times New Roman" w:hAnsi="Times New Roman" w:cs="Times New Roman"/>
          <w:sz w:val="24"/>
          <w:szCs w:val="24"/>
        </w:rPr>
        <w:t xml:space="preserve"> the inputs for the state feedback controller include the voltages, but this time are determined by </w:t>
      </w:r>
      <w:r w:rsidR="00705477">
        <w:rPr>
          <w:rFonts w:ascii="Times New Roman" w:hAnsi="Times New Roman" w:cs="Times New Roman"/>
          <w:sz w:val="24"/>
          <w:szCs w:val="24"/>
        </w:rPr>
        <w:t xml:space="preserve">state of the model at a certain time. </w:t>
      </w:r>
    </w:p>
    <w:p w14:paraId="500E97DC" w14:textId="5AE4A724" w:rsidR="00705477" w:rsidRDefault="00705477">
      <w:pPr>
        <w:spacing w:line="276" w:lineRule="auto"/>
        <w:rPr>
          <w:rFonts w:ascii="Times New Roman" w:hAnsi="Times New Roman" w:cs="Times New Roman"/>
          <w:sz w:val="24"/>
          <w:szCs w:val="24"/>
        </w:rPr>
        <w:pPrChange w:id="5" w:author="Joseph Tu Le" w:date="2021-11-19T22:18:00Z">
          <w:pPr/>
        </w:pPrChange>
      </w:pPr>
    </w:p>
    <w:p w14:paraId="10ECF037" w14:textId="6CC8232D" w:rsidR="00705477" w:rsidRDefault="00705477">
      <w:pPr>
        <w:spacing w:line="276" w:lineRule="auto"/>
        <w:rPr>
          <w:rFonts w:ascii="Times New Roman" w:hAnsi="Times New Roman" w:cs="Times New Roman"/>
          <w:sz w:val="24"/>
          <w:szCs w:val="24"/>
        </w:rPr>
        <w:pPrChange w:id="6" w:author="Joseph Tu Le" w:date="2021-11-19T22:18:00Z">
          <w:pPr/>
        </w:pPrChange>
      </w:pPr>
    </w:p>
    <w:p w14:paraId="54FA7433" w14:textId="2748B64D" w:rsidR="00705477" w:rsidRDefault="00705477">
      <w:pPr>
        <w:spacing w:line="276" w:lineRule="auto"/>
        <w:rPr>
          <w:rFonts w:ascii="Times New Roman" w:hAnsi="Times New Roman" w:cs="Times New Roman"/>
          <w:sz w:val="24"/>
          <w:szCs w:val="24"/>
        </w:rPr>
        <w:pPrChange w:id="7" w:author="Joseph Tu Le" w:date="2021-11-19T22:18:00Z">
          <w:pPr/>
        </w:pPrChange>
      </w:pPr>
    </w:p>
    <w:p w14:paraId="2B865F6C" w14:textId="5D077598" w:rsidR="00705477" w:rsidRDefault="00705477">
      <w:pPr>
        <w:spacing w:line="276" w:lineRule="auto"/>
        <w:rPr>
          <w:rFonts w:ascii="Times New Roman" w:hAnsi="Times New Roman" w:cs="Times New Roman"/>
          <w:sz w:val="24"/>
          <w:szCs w:val="24"/>
        </w:rPr>
        <w:pPrChange w:id="8" w:author="Joseph Tu Le" w:date="2021-11-19T22:18:00Z">
          <w:pPr/>
        </w:pPrChange>
      </w:pPr>
    </w:p>
    <w:p w14:paraId="02372D60" w14:textId="19D47798" w:rsidR="00705477" w:rsidRDefault="00705477">
      <w:pPr>
        <w:spacing w:line="276" w:lineRule="auto"/>
        <w:rPr>
          <w:rFonts w:ascii="Times New Roman" w:hAnsi="Times New Roman" w:cs="Times New Roman"/>
          <w:sz w:val="24"/>
          <w:szCs w:val="24"/>
        </w:rPr>
        <w:pPrChange w:id="9" w:author="Joseph Tu Le" w:date="2021-11-19T22:18:00Z">
          <w:pPr/>
        </w:pPrChange>
      </w:pPr>
    </w:p>
    <w:p w14:paraId="06FCD326" w14:textId="2C3D0384" w:rsidR="00705477" w:rsidRDefault="00705477">
      <w:pPr>
        <w:spacing w:line="276" w:lineRule="auto"/>
        <w:rPr>
          <w:rFonts w:ascii="Times New Roman" w:hAnsi="Times New Roman" w:cs="Times New Roman"/>
          <w:sz w:val="24"/>
          <w:szCs w:val="24"/>
        </w:rPr>
        <w:pPrChange w:id="10" w:author="Joseph Tu Le" w:date="2021-11-19T22:18:00Z">
          <w:pPr/>
        </w:pPrChange>
      </w:pPr>
    </w:p>
    <w:p w14:paraId="3BBCA6F6" w14:textId="4F5DF432" w:rsidR="00705477" w:rsidRDefault="00705477">
      <w:pPr>
        <w:spacing w:line="276" w:lineRule="auto"/>
        <w:rPr>
          <w:rFonts w:ascii="Times New Roman" w:hAnsi="Times New Roman" w:cs="Times New Roman"/>
          <w:sz w:val="24"/>
          <w:szCs w:val="24"/>
        </w:rPr>
        <w:pPrChange w:id="11" w:author="Joseph Tu Le" w:date="2021-11-19T22:18:00Z">
          <w:pPr/>
        </w:pPrChange>
      </w:pPr>
    </w:p>
    <w:p w14:paraId="626E1148" w14:textId="3399DF4F" w:rsidR="00705477" w:rsidRDefault="00705477">
      <w:pPr>
        <w:spacing w:line="276" w:lineRule="auto"/>
        <w:rPr>
          <w:rFonts w:ascii="Times New Roman" w:hAnsi="Times New Roman" w:cs="Times New Roman"/>
          <w:sz w:val="24"/>
          <w:szCs w:val="24"/>
        </w:rPr>
        <w:pPrChange w:id="12" w:author="Joseph Tu Le" w:date="2021-11-19T22:18:00Z">
          <w:pPr/>
        </w:pPrChange>
      </w:pPr>
    </w:p>
    <w:p w14:paraId="31189F9C" w14:textId="18AFE935" w:rsidR="00705477" w:rsidRDefault="00705477">
      <w:pPr>
        <w:spacing w:line="276" w:lineRule="auto"/>
        <w:rPr>
          <w:rFonts w:ascii="Times New Roman" w:hAnsi="Times New Roman" w:cs="Times New Roman"/>
          <w:sz w:val="24"/>
          <w:szCs w:val="24"/>
        </w:rPr>
        <w:pPrChange w:id="13" w:author="Joseph Tu Le" w:date="2021-11-19T22:18:00Z">
          <w:pPr/>
        </w:pPrChange>
      </w:pPr>
    </w:p>
    <w:p w14:paraId="2F925F4F" w14:textId="1D5F375D" w:rsidR="00705477" w:rsidRDefault="00705477">
      <w:pPr>
        <w:spacing w:line="276" w:lineRule="auto"/>
        <w:rPr>
          <w:rFonts w:ascii="Times New Roman" w:hAnsi="Times New Roman" w:cs="Times New Roman"/>
          <w:sz w:val="24"/>
          <w:szCs w:val="24"/>
        </w:rPr>
        <w:pPrChange w:id="14" w:author="Joseph Tu Le" w:date="2021-11-19T22:18:00Z">
          <w:pPr/>
        </w:pPrChange>
      </w:pPr>
    </w:p>
    <w:p w14:paraId="68DBA035" w14:textId="4C9DFEA6" w:rsidR="00705477" w:rsidRDefault="00705477">
      <w:pPr>
        <w:spacing w:line="276" w:lineRule="auto"/>
        <w:rPr>
          <w:rFonts w:ascii="Times New Roman" w:hAnsi="Times New Roman" w:cs="Times New Roman"/>
          <w:sz w:val="24"/>
          <w:szCs w:val="24"/>
        </w:rPr>
        <w:pPrChange w:id="15" w:author="Joseph Tu Le" w:date="2021-11-19T22:18:00Z">
          <w:pPr/>
        </w:pPrChange>
      </w:pPr>
    </w:p>
    <w:p w14:paraId="643F07A2" w14:textId="6114D02E" w:rsidR="00705477" w:rsidRDefault="00705477">
      <w:pPr>
        <w:spacing w:line="276" w:lineRule="auto"/>
        <w:rPr>
          <w:rFonts w:ascii="Times New Roman" w:hAnsi="Times New Roman" w:cs="Times New Roman"/>
          <w:sz w:val="24"/>
          <w:szCs w:val="24"/>
        </w:rPr>
        <w:pPrChange w:id="16" w:author="Joseph Tu Le" w:date="2021-11-19T22:18:00Z">
          <w:pPr/>
        </w:pPrChange>
      </w:pPr>
    </w:p>
    <w:p w14:paraId="768357FD" w14:textId="27D3789A" w:rsidR="00705477" w:rsidRDefault="00705477">
      <w:pPr>
        <w:spacing w:line="276" w:lineRule="auto"/>
        <w:rPr>
          <w:rFonts w:ascii="Times New Roman" w:hAnsi="Times New Roman" w:cs="Times New Roman"/>
          <w:sz w:val="24"/>
          <w:szCs w:val="24"/>
        </w:rPr>
        <w:pPrChange w:id="17" w:author="Joseph Tu Le" w:date="2021-11-19T22:18:00Z">
          <w:pPr/>
        </w:pPrChange>
      </w:pPr>
    </w:p>
    <w:p w14:paraId="76C670CD" w14:textId="35E265E7" w:rsidR="00705477" w:rsidRDefault="00705477">
      <w:pPr>
        <w:spacing w:line="276" w:lineRule="auto"/>
        <w:rPr>
          <w:rFonts w:ascii="Times New Roman" w:hAnsi="Times New Roman" w:cs="Times New Roman"/>
          <w:sz w:val="24"/>
          <w:szCs w:val="24"/>
        </w:rPr>
        <w:pPrChange w:id="18" w:author="Joseph Tu Le" w:date="2021-11-19T22:18:00Z">
          <w:pPr/>
        </w:pPrChange>
      </w:pPr>
    </w:p>
    <w:p w14:paraId="496C2B74" w14:textId="55CBE77E" w:rsidR="00705477" w:rsidRDefault="00705477">
      <w:pPr>
        <w:spacing w:line="276" w:lineRule="auto"/>
        <w:rPr>
          <w:rFonts w:ascii="Times New Roman" w:hAnsi="Times New Roman" w:cs="Times New Roman"/>
          <w:sz w:val="24"/>
          <w:szCs w:val="24"/>
        </w:rPr>
        <w:pPrChange w:id="19" w:author="Joseph Tu Le" w:date="2021-11-19T22:18:00Z">
          <w:pPr/>
        </w:pPrChange>
      </w:pPr>
    </w:p>
    <w:p w14:paraId="0A7CAB43" w14:textId="6BC2DEB0" w:rsidR="00705477" w:rsidRDefault="00705477">
      <w:pPr>
        <w:spacing w:line="276" w:lineRule="auto"/>
        <w:rPr>
          <w:rFonts w:ascii="Times New Roman" w:hAnsi="Times New Roman" w:cs="Times New Roman"/>
          <w:sz w:val="24"/>
          <w:szCs w:val="24"/>
        </w:rPr>
        <w:pPrChange w:id="20" w:author="Joseph Tu Le" w:date="2021-11-19T22:18:00Z">
          <w:pPr/>
        </w:pPrChange>
      </w:pPr>
    </w:p>
    <w:p w14:paraId="2DE5EC5E" w14:textId="68A99150" w:rsidR="00705477" w:rsidRDefault="00705477">
      <w:pPr>
        <w:spacing w:line="276" w:lineRule="auto"/>
        <w:rPr>
          <w:rFonts w:ascii="Times New Roman" w:hAnsi="Times New Roman" w:cs="Times New Roman"/>
          <w:sz w:val="24"/>
          <w:szCs w:val="24"/>
        </w:rPr>
        <w:pPrChange w:id="21" w:author="Joseph Tu Le" w:date="2021-11-19T22:18:00Z">
          <w:pPr/>
        </w:pPrChange>
      </w:pPr>
    </w:p>
    <w:p w14:paraId="4C38889F" w14:textId="2FDE1E72" w:rsidR="00705477" w:rsidRDefault="00705477">
      <w:pPr>
        <w:spacing w:line="276" w:lineRule="auto"/>
        <w:rPr>
          <w:rFonts w:ascii="Times New Roman" w:hAnsi="Times New Roman" w:cs="Times New Roman"/>
          <w:sz w:val="24"/>
          <w:szCs w:val="24"/>
        </w:rPr>
        <w:pPrChange w:id="22" w:author="Joseph Tu Le" w:date="2021-11-19T22:18:00Z">
          <w:pPr/>
        </w:pPrChange>
      </w:pPr>
    </w:p>
    <w:p w14:paraId="5BE84D6D" w14:textId="12A04B5B" w:rsidR="00705477" w:rsidRDefault="00705477">
      <w:pPr>
        <w:spacing w:line="276" w:lineRule="auto"/>
        <w:rPr>
          <w:rFonts w:ascii="Times New Roman" w:hAnsi="Times New Roman" w:cs="Times New Roman"/>
          <w:sz w:val="24"/>
          <w:szCs w:val="24"/>
        </w:rPr>
        <w:pPrChange w:id="23" w:author="Joseph Tu Le" w:date="2021-11-19T22:18:00Z">
          <w:pPr/>
        </w:pPrChange>
      </w:pPr>
    </w:p>
    <w:p w14:paraId="2A77A366" w14:textId="2DC95F41" w:rsidR="00705477" w:rsidRDefault="006600FB">
      <w:pPr>
        <w:spacing w:line="276" w:lineRule="auto"/>
        <w:rPr>
          <w:rFonts w:ascii="Times New Roman" w:hAnsi="Times New Roman" w:cs="Times New Roman"/>
          <w:sz w:val="24"/>
          <w:szCs w:val="24"/>
        </w:rPr>
        <w:pPrChange w:id="24" w:author="Joseph Tu Le" w:date="2021-11-19T22:18:00Z">
          <w:pPr/>
        </w:pPrChange>
      </w:pPr>
      <w:r>
        <w:rPr>
          <w:rFonts w:ascii="Times New Roman" w:hAnsi="Times New Roman" w:cs="Times New Roman"/>
          <w:sz w:val="24"/>
          <w:szCs w:val="24"/>
        </w:rPr>
        <w:t>2 – Procedure</w:t>
      </w:r>
    </w:p>
    <w:p w14:paraId="522A613C" w14:textId="3DB7C5BD" w:rsidR="006600FB" w:rsidRDefault="006600FB">
      <w:pPr>
        <w:spacing w:line="276" w:lineRule="auto"/>
        <w:rPr>
          <w:rFonts w:ascii="Times New Roman" w:hAnsi="Times New Roman" w:cs="Times New Roman"/>
          <w:sz w:val="24"/>
          <w:szCs w:val="24"/>
        </w:rPr>
        <w:pPrChange w:id="25" w:author="Joseph Tu Le" w:date="2021-11-19T22:18:00Z">
          <w:pPr/>
        </w:pPrChange>
      </w:pPr>
      <w:r>
        <w:rPr>
          <w:rFonts w:ascii="Times New Roman" w:hAnsi="Times New Roman" w:cs="Times New Roman"/>
          <w:sz w:val="24"/>
          <w:szCs w:val="24"/>
        </w:rPr>
        <w:t>2,1 – Definition of Variables</w:t>
      </w:r>
    </w:p>
    <w:p w14:paraId="51979A8B" w14:textId="77777777" w:rsidR="00552843" w:rsidRPr="00BE101E" w:rsidRDefault="00552843">
      <w:pPr>
        <w:spacing w:line="276" w:lineRule="auto"/>
        <w:jc w:val="center"/>
        <w:rPr>
          <w:rFonts w:ascii="Times New Roman" w:hAnsi="Times New Roman" w:cs="Times New Roman"/>
          <w:sz w:val="24"/>
          <w:szCs w:val="24"/>
        </w:rPr>
        <w:pPrChange w:id="26" w:author="Joseph Tu Le" w:date="2021-11-19T22:18:00Z">
          <w:pPr>
            <w:spacing w:line="360" w:lineRule="auto"/>
            <w:jc w:val="center"/>
          </w:pPr>
        </w:pPrChange>
      </w:pPr>
      <w:r w:rsidRPr="00BE101E">
        <w:rPr>
          <w:rFonts w:ascii="Times New Roman" w:hAnsi="Times New Roman" w:cs="Times New Roman"/>
          <w:noProof/>
        </w:rPr>
        <w:drawing>
          <wp:inline distT="0" distB="0" distL="0" distR="0" wp14:anchorId="5B8476A7" wp14:editId="03C8B8D1">
            <wp:extent cx="5317953" cy="5265683"/>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319659" cy="5267372"/>
                    </a:xfrm>
                    <a:prstGeom prst="rect">
                      <a:avLst/>
                    </a:prstGeom>
                  </pic:spPr>
                </pic:pic>
              </a:graphicData>
            </a:graphic>
          </wp:inline>
        </w:drawing>
      </w:r>
    </w:p>
    <w:p w14:paraId="4010B1DE" w14:textId="77777777" w:rsidR="00552843" w:rsidRPr="00BE101E" w:rsidRDefault="00552843">
      <w:pPr>
        <w:spacing w:line="276" w:lineRule="auto"/>
        <w:jc w:val="center"/>
        <w:rPr>
          <w:rFonts w:ascii="Times New Roman" w:hAnsi="Times New Roman" w:cs="Times New Roman"/>
          <w:sz w:val="24"/>
          <w:szCs w:val="24"/>
        </w:rPr>
        <w:pPrChange w:id="27" w:author="Joseph Tu Le" w:date="2021-11-19T22:18:00Z">
          <w:pPr>
            <w:spacing w:line="360" w:lineRule="auto"/>
            <w:jc w:val="center"/>
          </w:pPr>
        </w:pPrChange>
      </w:pPr>
      <w:r w:rsidRPr="00BE101E">
        <w:rPr>
          <w:rFonts w:ascii="Times New Roman" w:hAnsi="Times New Roman" w:cs="Times New Roman"/>
          <w:noProof/>
          <w:sz w:val="24"/>
          <w:szCs w:val="24"/>
        </w:rPr>
        <w:drawing>
          <wp:inline distT="0" distB="0" distL="0" distR="0" wp14:anchorId="4666DCBA" wp14:editId="732EAB40">
            <wp:extent cx="5021317" cy="821820"/>
            <wp:effectExtent l="0" t="0" r="825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5070669" cy="829897"/>
                    </a:xfrm>
                    <a:prstGeom prst="rect">
                      <a:avLst/>
                    </a:prstGeom>
                  </pic:spPr>
                </pic:pic>
              </a:graphicData>
            </a:graphic>
          </wp:inline>
        </w:drawing>
      </w:r>
    </w:p>
    <w:p w14:paraId="25DA5476" w14:textId="77777777" w:rsidR="00A51615" w:rsidRDefault="00A51615">
      <w:pPr>
        <w:spacing w:line="276" w:lineRule="auto"/>
        <w:rPr>
          <w:rFonts w:ascii="Times New Roman" w:hAnsi="Times New Roman" w:cs="Times New Roman"/>
          <w:sz w:val="24"/>
          <w:szCs w:val="24"/>
        </w:rPr>
        <w:pPrChange w:id="28" w:author="Joseph Tu Le" w:date="2021-11-19T22:18:00Z">
          <w:pPr>
            <w:spacing w:line="360" w:lineRule="auto"/>
          </w:pPr>
        </w:pPrChange>
      </w:pPr>
    </w:p>
    <w:p w14:paraId="0EF9AECC" w14:textId="77777777" w:rsidR="00A51615" w:rsidRDefault="00A51615">
      <w:pPr>
        <w:spacing w:line="276" w:lineRule="auto"/>
        <w:rPr>
          <w:rFonts w:ascii="Times New Roman" w:hAnsi="Times New Roman" w:cs="Times New Roman"/>
          <w:sz w:val="24"/>
          <w:szCs w:val="24"/>
        </w:rPr>
        <w:pPrChange w:id="29" w:author="Joseph Tu Le" w:date="2021-11-19T22:18:00Z">
          <w:pPr>
            <w:spacing w:line="360" w:lineRule="auto"/>
          </w:pPr>
        </w:pPrChange>
      </w:pPr>
    </w:p>
    <w:p w14:paraId="4DE40ED2" w14:textId="77777777" w:rsidR="00A51615" w:rsidRDefault="00A51615">
      <w:pPr>
        <w:spacing w:line="276" w:lineRule="auto"/>
        <w:rPr>
          <w:rFonts w:ascii="Times New Roman" w:hAnsi="Times New Roman" w:cs="Times New Roman"/>
          <w:sz w:val="24"/>
          <w:szCs w:val="24"/>
        </w:rPr>
        <w:pPrChange w:id="30" w:author="Joseph Tu Le" w:date="2021-11-19T22:18:00Z">
          <w:pPr>
            <w:spacing w:line="360" w:lineRule="auto"/>
          </w:pPr>
        </w:pPrChange>
      </w:pPr>
    </w:p>
    <w:p w14:paraId="0C03DD52" w14:textId="1BB37033" w:rsidR="00A51615" w:rsidRPr="00BE101E" w:rsidRDefault="00A51615">
      <w:pPr>
        <w:spacing w:line="276" w:lineRule="auto"/>
        <w:rPr>
          <w:rFonts w:ascii="Times New Roman" w:hAnsi="Times New Roman" w:cs="Times New Roman"/>
          <w:sz w:val="24"/>
          <w:szCs w:val="24"/>
        </w:rPr>
        <w:pPrChange w:id="31" w:author="Joseph Tu Le" w:date="2021-11-19T22:18:00Z">
          <w:pPr>
            <w:spacing w:line="360" w:lineRule="auto"/>
          </w:pPr>
        </w:pPrChange>
      </w:pPr>
      <w:r w:rsidRPr="00BE101E">
        <w:rPr>
          <w:rFonts w:ascii="Times New Roman" w:hAnsi="Times New Roman" w:cs="Times New Roman"/>
          <w:sz w:val="24"/>
          <w:szCs w:val="24"/>
        </w:rPr>
        <w:t>2.2 – Schematic and Description of Apparatus</w:t>
      </w:r>
    </w:p>
    <w:p w14:paraId="0B4E5D59" w14:textId="77777777" w:rsidR="00A51615" w:rsidRPr="00BE101E" w:rsidRDefault="00A51615">
      <w:pPr>
        <w:spacing w:line="276" w:lineRule="auto"/>
        <w:jc w:val="center"/>
        <w:rPr>
          <w:rFonts w:ascii="Times New Roman" w:hAnsi="Times New Roman" w:cs="Times New Roman"/>
          <w:sz w:val="24"/>
          <w:szCs w:val="24"/>
        </w:rPr>
        <w:pPrChange w:id="32" w:author="Joseph Tu Le" w:date="2021-11-19T22:18:00Z">
          <w:pPr>
            <w:spacing w:line="360" w:lineRule="auto"/>
            <w:jc w:val="center"/>
          </w:pPr>
        </w:pPrChange>
      </w:pPr>
      <w:r w:rsidRPr="00BE101E">
        <w:rPr>
          <w:rFonts w:ascii="Times New Roman" w:hAnsi="Times New Roman" w:cs="Times New Roman"/>
          <w:noProof/>
          <w:sz w:val="24"/>
          <w:szCs w:val="24"/>
        </w:rPr>
        <w:drawing>
          <wp:inline distT="0" distB="0" distL="0" distR="0" wp14:anchorId="47763961" wp14:editId="1D8425DE">
            <wp:extent cx="3923247" cy="3626069"/>
            <wp:effectExtent l="0" t="0" r="1270" b="0"/>
            <wp:docPr id="4" name="Picture 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indoor&#10;&#10;Description automatically generated"/>
                    <pic:cNvPicPr/>
                  </pic:nvPicPr>
                  <pic:blipFill>
                    <a:blip r:embed="rId7"/>
                    <a:stretch>
                      <a:fillRect/>
                    </a:stretch>
                  </pic:blipFill>
                  <pic:spPr>
                    <a:xfrm>
                      <a:off x="0" y="0"/>
                      <a:ext cx="3926191" cy="3628790"/>
                    </a:xfrm>
                    <a:prstGeom prst="rect">
                      <a:avLst/>
                    </a:prstGeom>
                  </pic:spPr>
                </pic:pic>
              </a:graphicData>
            </a:graphic>
          </wp:inline>
        </w:drawing>
      </w:r>
    </w:p>
    <w:p w14:paraId="585FC88B" w14:textId="77777777" w:rsidR="00A51615" w:rsidRPr="00BE101E" w:rsidRDefault="00A51615">
      <w:pPr>
        <w:spacing w:line="276" w:lineRule="auto"/>
        <w:jc w:val="center"/>
        <w:rPr>
          <w:rFonts w:ascii="Times New Roman" w:hAnsi="Times New Roman" w:cs="Times New Roman"/>
          <w:sz w:val="24"/>
          <w:szCs w:val="24"/>
        </w:rPr>
        <w:pPrChange w:id="33" w:author="Joseph Tu Le" w:date="2021-11-19T22:18:00Z">
          <w:pPr>
            <w:spacing w:line="360" w:lineRule="auto"/>
            <w:jc w:val="center"/>
          </w:pPr>
        </w:pPrChange>
      </w:pPr>
      <w:r w:rsidRPr="00BE101E">
        <w:rPr>
          <w:rFonts w:ascii="Times New Roman" w:hAnsi="Times New Roman" w:cs="Times New Roman"/>
          <w:sz w:val="24"/>
          <w:szCs w:val="24"/>
        </w:rPr>
        <w:t>Figure 1 – Helicopter Model Apparatus</w:t>
      </w:r>
    </w:p>
    <w:p w14:paraId="6D9D5296" w14:textId="77777777" w:rsidR="00A51615" w:rsidRPr="00BE101E" w:rsidRDefault="00A51615">
      <w:pPr>
        <w:spacing w:line="276" w:lineRule="auto"/>
        <w:rPr>
          <w:rFonts w:ascii="Times New Roman" w:hAnsi="Times New Roman" w:cs="Times New Roman"/>
          <w:sz w:val="24"/>
          <w:szCs w:val="24"/>
        </w:rPr>
        <w:pPrChange w:id="34" w:author="Joseph Tu Le" w:date="2021-11-19T22:18:00Z">
          <w:pPr>
            <w:spacing w:line="360" w:lineRule="auto"/>
          </w:pPr>
        </w:pPrChange>
      </w:pPr>
      <w:r w:rsidRPr="00BE101E">
        <w:rPr>
          <w:rFonts w:ascii="Times New Roman" w:hAnsi="Times New Roman" w:cs="Times New Roman"/>
          <w:sz w:val="24"/>
          <w:szCs w:val="24"/>
        </w:rPr>
        <w:tab/>
        <w:t xml:space="preserve">This lab makes use of a model helicopter that is set on a 2 degree of freedom mount which restricts movement of the helicopter to only pitch and yaw movements. The </w:t>
      </w:r>
      <w:proofErr w:type="gramStart"/>
      <w:r w:rsidRPr="00BE101E">
        <w:rPr>
          <w:rFonts w:ascii="Times New Roman" w:hAnsi="Times New Roman" w:cs="Times New Roman"/>
          <w:sz w:val="24"/>
          <w:szCs w:val="24"/>
        </w:rPr>
        <w:t>inputs</w:t>
      </w:r>
      <w:proofErr w:type="gramEnd"/>
      <w:r w:rsidRPr="00BE101E">
        <w:rPr>
          <w:rFonts w:ascii="Times New Roman" w:hAnsi="Times New Roman" w:cs="Times New Roman"/>
          <w:sz w:val="24"/>
          <w:szCs w:val="24"/>
        </w:rPr>
        <w:t xml:space="preserve"> into the apparatus is the voltage coming from the power supply and the output is the rotation of the rotors which pitch and yaw the model helicopter. </w:t>
      </w:r>
    </w:p>
    <w:p w14:paraId="427DEE66" w14:textId="77777777" w:rsidR="00D56A82" w:rsidRPr="00BE101E" w:rsidRDefault="00D56A82">
      <w:pPr>
        <w:pStyle w:val="ListParagraph"/>
        <w:numPr>
          <w:ilvl w:val="1"/>
          <w:numId w:val="1"/>
        </w:numPr>
        <w:spacing w:line="276" w:lineRule="auto"/>
        <w:rPr>
          <w:rFonts w:ascii="Times New Roman" w:hAnsi="Times New Roman" w:cs="Times New Roman"/>
          <w:sz w:val="24"/>
          <w:szCs w:val="24"/>
        </w:rPr>
        <w:pPrChange w:id="35" w:author="Joseph Tu Le" w:date="2021-11-19T22:18:00Z">
          <w:pPr>
            <w:pStyle w:val="ListParagraph"/>
            <w:numPr>
              <w:ilvl w:val="1"/>
              <w:numId w:val="1"/>
            </w:numPr>
            <w:spacing w:line="360" w:lineRule="auto"/>
            <w:ind w:left="360" w:hanging="360"/>
          </w:pPr>
        </w:pPrChange>
      </w:pPr>
      <w:r w:rsidRPr="00BE101E">
        <w:rPr>
          <w:rFonts w:ascii="Times New Roman" w:hAnsi="Times New Roman" w:cs="Times New Roman"/>
          <w:sz w:val="24"/>
          <w:szCs w:val="24"/>
        </w:rPr>
        <w:t>– Procedure of Experiments</w:t>
      </w:r>
    </w:p>
    <w:p w14:paraId="292A3148" w14:textId="757C1A9A" w:rsidR="00A81212" w:rsidRDefault="00D56A82">
      <w:pPr>
        <w:spacing w:line="276" w:lineRule="auto"/>
        <w:rPr>
          <w:rFonts w:ascii="Times New Roman" w:hAnsi="Times New Roman" w:cs="Times New Roman"/>
          <w:sz w:val="24"/>
          <w:szCs w:val="24"/>
        </w:rPr>
        <w:pPrChange w:id="36" w:author="Joseph Tu Le" w:date="2021-11-19T22:18:00Z">
          <w:pPr/>
        </w:pPrChange>
      </w:pPr>
      <w:r>
        <w:rPr>
          <w:rFonts w:ascii="Times New Roman" w:hAnsi="Times New Roman" w:cs="Times New Roman"/>
          <w:sz w:val="24"/>
          <w:szCs w:val="24"/>
        </w:rPr>
        <w:t>Part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r w:rsidR="00A81212">
        <w:rPr>
          <w:rFonts w:ascii="Times New Roman" w:hAnsi="Times New Roman" w:cs="Times New Roman"/>
          <w:sz w:val="24"/>
          <w:szCs w:val="24"/>
        </w:rPr>
        <w:t>–</w:t>
      </w:r>
      <w:r>
        <w:rPr>
          <w:rFonts w:ascii="Times New Roman" w:hAnsi="Times New Roman" w:cs="Times New Roman"/>
          <w:sz w:val="24"/>
          <w:szCs w:val="24"/>
        </w:rPr>
        <w:t xml:space="preserve"> </w:t>
      </w:r>
      <w:r w:rsidR="00007C98">
        <w:rPr>
          <w:rFonts w:ascii="Times New Roman" w:hAnsi="Times New Roman" w:cs="Times New Roman"/>
          <w:sz w:val="24"/>
          <w:szCs w:val="24"/>
        </w:rPr>
        <w:t>Error</w:t>
      </w:r>
      <w:r w:rsidR="00A81212">
        <w:rPr>
          <w:rFonts w:ascii="Times New Roman" w:hAnsi="Times New Roman" w:cs="Times New Roman"/>
          <w:sz w:val="24"/>
          <w:szCs w:val="24"/>
        </w:rPr>
        <w:t xml:space="preserve"> Feedback</w:t>
      </w:r>
    </w:p>
    <w:p w14:paraId="04C431E5" w14:textId="5668D58B" w:rsidR="00A81212" w:rsidRDefault="00A81212">
      <w:pPr>
        <w:spacing w:line="276" w:lineRule="auto"/>
        <w:ind w:firstLine="720"/>
        <w:rPr>
          <w:rFonts w:ascii="Times New Roman" w:hAnsi="Times New Roman" w:cs="Times New Roman"/>
          <w:sz w:val="24"/>
          <w:szCs w:val="24"/>
        </w:rPr>
        <w:pPrChange w:id="37" w:author="Joseph Tu Le" w:date="2021-11-19T22:18:00Z">
          <w:pPr>
            <w:ind w:firstLine="720"/>
          </w:pPr>
        </w:pPrChange>
      </w:pPr>
      <w:r>
        <w:rPr>
          <w:rFonts w:ascii="Times New Roman" w:hAnsi="Times New Roman" w:cs="Times New Roman"/>
          <w:sz w:val="24"/>
          <w:szCs w:val="24"/>
        </w:rPr>
        <w:t xml:space="preserve">1. </w:t>
      </w:r>
      <w:r w:rsidR="00F42BAB">
        <w:rPr>
          <w:rFonts w:ascii="Times New Roman" w:hAnsi="Times New Roman" w:cs="Times New Roman"/>
          <w:sz w:val="24"/>
          <w:szCs w:val="24"/>
        </w:rPr>
        <w:t>Run setup files and open Simulink</w:t>
      </w:r>
      <w:r w:rsidR="002B59E7">
        <w:rPr>
          <w:rFonts w:ascii="Times New Roman" w:hAnsi="Times New Roman" w:cs="Times New Roman"/>
          <w:sz w:val="24"/>
          <w:szCs w:val="24"/>
        </w:rPr>
        <w:t xml:space="preserve"> for error feedback</w:t>
      </w:r>
      <w:r w:rsidR="00F42BAB">
        <w:rPr>
          <w:rFonts w:ascii="Times New Roman" w:hAnsi="Times New Roman" w:cs="Times New Roman"/>
          <w:sz w:val="24"/>
          <w:szCs w:val="24"/>
        </w:rPr>
        <w:t xml:space="preserve">, prepare </w:t>
      </w:r>
      <w:r w:rsidR="00CC06B6">
        <w:rPr>
          <w:rFonts w:ascii="Times New Roman" w:hAnsi="Times New Roman" w:cs="Times New Roman"/>
          <w:sz w:val="24"/>
          <w:szCs w:val="24"/>
        </w:rPr>
        <w:t>the recording of states</w:t>
      </w:r>
    </w:p>
    <w:p w14:paraId="7BC08E04" w14:textId="6C2C2D5F" w:rsidR="00CC06B6" w:rsidRDefault="00CC06B6">
      <w:pPr>
        <w:spacing w:line="276" w:lineRule="auto"/>
        <w:ind w:firstLine="720"/>
        <w:rPr>
          <w:rFonts w:ascii="Times New Roman" w:hAnsi="Times New Roman" w:cs="Times New Roman"/>
          <w:sz w:val="24"/>
          <w:szCs w:val="24"/>
        </w:rPr>
        <w:pPrChange w:id="38" w:author="Joseph Tu Le" w:date="2021-11-19T22:18:00Z">
          <w:pPr>
            <w:ind w:firstLine="720"/>
          </w:pPr>
        </w:pPrChange>
      </w:pPr>
      <w:r>
        <w:rPr>
          <w:rFonts w:ascii="Times New Roman" w:hAnsi="Times New Roman" w:cs="Times New Roman"/>
          <w:sz w:val="24"/>
          <w:szCs w:val="24"/>
        </w:rPr>
        <w:t>2. Enter Ki from the prelab</w:t>
      </w:r>
      <w:r w:rsidR="002C4DB4">
        <w:rPr>
          <w:rFonts w:ascii="Times New Roman" w:hAnsi="Times New Roman" w:cs="Times New Roman"/>
          <w:sz w:val="24"/>
          <w:szCs w:val="24"/>
        </w:rPr>
        <w:t xml:space="preserve"> for the error feedback controller</w:t>
      </w:r>
    </w:p>
    <w:p w14:paraId="41A63B45" w14:textId="4337AD08" w:rsidR="00CC06B6" w:rsidRDefault="00CC06B6">
      <w:pPr>
        <w:spacing w:line="276" w:lineRule="auto"/>
        <w:ind w:firstLine="720"/>
        <w:rPr>
          <w:rFonts w:ascii="Times New Roman" w:hAnsi="Times New Roman" w:cs="Times New Roman"/>
          <w:sz w:val="24"/>
          <w:szCs w:val="24"/>
        </w:rPr>
        <w:pPrChange w:id="39" w:author="Joseph Tu Le" w:date="2021-11-19T22:18:00Z">
          <w:pPr>
            <w:ind w:firstLine="720"/>
          </w:pPr>
        </w:pPrChange>
      </w:pPr>
      <w:r>
        <w:rPr>
          <w:rFonts w:ascii="Times New Roman" w:hAnsi="Times New Roman" w:cs="Times New Roman"/>
          <w:sz w:val="24"/>
          <w:szCs w:val="24"/>
        </w:rPr>
        <w:t>3. Disable the joystick</w:t>
      </w:r>
    </w:p>
    <w:p w14:paraId="072C0E78" w14:textId="10DC63EA" w:rsidR="00E16554" w:rsidRDefault="00CC06B6">
      <w:pPr>
        <w:spacing w:line="276" w:lineRule="auto"/>
        <w:ind w:left="720"/>
        <w:rPr>
          <w:rFonts w:ascii="Times New Roman" w:hAnsi="Times New Roman" w:cs="Times New Roman"/>
          <w:sz w:val="24"/>
          <w:szCs w:val="24"/>
        </w:rPr>
        <w:pPrChange w:id="40" w:author="Joseph Tu Le" w:date="2021-11-19T22:18:00Z">
          <w:pPr>
            <w:ind w:left="720"/>
          </w:pPr>
        </w:pPrChange>
      </w:pPr>
      <w:r>
        <w:rPr>
          <w:rFonts w:ascii="Times New Roman" w:hAnsi="Times New Roman" w:cs="Times New Roman"/>
          <w:sz w:val="24"/>
          <w:szCs w:val="24"/>
        </w:rPr>
        <w:t xml:space="preserve">4.  </w:t>
      </w:r>
      <w:r w:rsidR="00F12480">
        <w:rPr>
          <w:rFonts w:ascii="Times New Roman" w:hAnsi="Times New Roman" w:cs="Times New Roman"/>
          <w:sz w:val="24"/>
          <w:szCs w:val="24"/>
        </w:rPr>
        <w:t>Set input to sine wave pitch with 15 degree</w:t>
      </w:r>
      <w:r w:rsidR="00E16554">
        <w:rPr>
          <w:rFonts w:ascii="Times New Roman" w:hAnsi="Times New Roman" w:cs="Times New Roman"/>
          <w:sz w:val="24"/>
          <w:szCs w:val="24"/>
        </w:rPr>
        <w:t>s</w:t>
      </w:r>
      <w:r w:rsidR="00F12480">
        <w:rPr>
          <w:rFonts w:ascii="Times New Roman" w:hAnsi="Times New Roman" w:cs="Times New Roman"/>
          <w:sz w:val="24"/>
          <w:szCs w:val="24"/>
        </w:rPr>
        <w:t xml:space="preserve"> for pitch and 30 degrees </w:t>
      </w:r>
      <w:r w:rsidR="00E16554">
        <w:rPr>
          <w:rFonts w:ascii="Times New Roman" w:hAnsi="Times New Roman" w:cs="Times New Roman"/>
          <w:sz w:val="24"/>
          <w:szCs w:val="24"/>
        </w:rPr>
        <w:t>for yaw and all other gains to 0</w:t>
      </w:r>
    </w:p>
    <w:p w14:paraId="16F6C466" w14:textId="7720EF77" w:rsidR="00E16554" w:rsidRDefault="00E16554">
      <w:pPr>
        <w:spacing w:line="276" w:lineRule="auto"/>
        <w:ind w:left="720"/>
        <w:rPr>
          <w:rFonts w:ascii="Times New Roman" w:hAnsi="Times New Roman" w:cs="Times New Roman"/>
          <w:sz w:val="24"/>
          <w:szCs w:val="24"/>
        </w:rPr>
        <w:pPrChange w:id="41" w:author="Joseph Tu Le" w:date="2021-11-19T22:18:00Z">
          <w:pPr>
            <w:ind w:left="720"/>
          </w:pPr>
        </w:pPrChange>
      </w:pPr>
      <w:r>
        <w:rPr>
          <w:rFonts w:ascii="Times New Roman" w:hAnsi="Times New Roman" w:cs="Times New Roman"/>
          <w:sz w:val="24"/>
          <w:szCs w:val="24"/>
        </w:rPr>
        <w:t xml:space="preserve">5. Run simulation and </w:t>
      </w:r>
      <w:r w:rsidR="006B59FC">
        <w:rPr>
          <w:rFonts w:ascii="Times New Roman" w:hAnsi="Times New Roman" w:cs="Times New Roman"/>
          <w:sz w:val="24"/>
          <w:szCs w:val="24"/>
        </w:rPr>
        <w:t>tune control gains until performance is reasonable</w:t>
      </w:r>
    </w:p>
    <w:p w14:paraId="458FAA15" w14:textId="381D115D" w:rsidR="006B59FC" w:rsidRDefault="006B59FC">
      <w:pPr>
        <w:spacing w:line="276" w:lineRule="auto"/>
        <w:ind w:left="720"/>
        <w:rPr>
          <w:rFonts w:ascii="Times New Roman" w:hAnsi="Times New Roman" w:cs="Times New Roman"/>
          <w:sz w:val="24"/>
          <w:szCs w:val="24"/>
        </w:rPr>
        <w:pPrChange w:id="42" w:author="Joseph Tu Le" w:date="2021-11-19T22:18:00Z">
          <w:pPr>
            <w:ind w:left="720"/>
          </w:pPr>
        </w:pPrChange>
      </w:pPr>
      <w:r>
        <w:rPr>
          <w:rFonts w:ascii="Times New Roman" w:hAnsi="Times New Roman" w:cs="Times New Roman"/>
          <w:sz w:val="24"/>
          <w:szCs w:val="24"/>
        </w:rPr>
        <w:t>6. Save results</w:t>
      </w:r>
    </w:p>
    <w:p w14:paraId="4E2FFD98" w14:textId="2A1B65DB" w:rsidR="006B59FC" w:rsidRDefault="006B59FC">
      <w:pPr>
        <w:spacing w:line="276" w:lineRule="auto"/>
        <w:rPr>
          <w:rFonts w:ascii="Times New Roman" w:hAnsi="Times New Roman" w:cs="Times New Roman"/>
          <w:sz w:val="24"/>
          <w:szCs w:val="24"/>
        </w:rPr>
        <w:pPrChange w:id="43" w:author="Joseph Tu Le" w:date="2021-11-19T22:18:00Z">
          <w:pPr/>
        </w:pPrChange>
      </w:pPr>
      <w:r>
        <w:rPr>
          <w:rFonts w:ascii="Times New Roman" w:hAnsi="Times New Roman" w:cs="Times New Roman"/>
          <w:sz w:val="24"/>
          <w:szCs w:val="24"/>
        </w:rPr>
        <w:lastRenderedPageBreak/>
        <w:t xml:space="preserve">Part (ii) – </w:t>
      </w:r>
      <w:r w:rsidR="00007C98">
        <w:rPr>
          <w:rFonts w:ascii="Times New Roman" w:hAnsi="Times New Roman" w:cs="Times New Roman"/>
          <w:sz w:val="24"/>
          <w:szCs w:val="24"/>
        </w:rPr>
        <w:t>State</w:t>
      </w:r>
      <w:r>
        <w:rPr>
          <w:rFonts w:ascii="Times New Roman" w:hAnsi="Times New Roman" w:cs="Times New Roman"/>
          <w:sz w:val="24"/>
          <w:szCs w:val="24"/>
        </w:rPr>
        <w:t xml:space="preserve"> Feedback</w:t>
      </w:r>
    </w:p>
    <w:p w14:paraId="01D9BD10" w14:textId="3CA8B716" w:rsidR="002C4DB4" w:rsidRDefault="002C4DB4">
      <w:pPr>
        <w:spacing w:line="276" w:lineRule="auto"/>
        <w:ind w:firstLine="720"/>
        <w:rPr>
          <w:rFonts w:ascii="Times New Roman" w:hAnsi="Times New Roman" w:cs="Times New Roman"/>
          <w:sz w:val="24"/>
          <w:szCs w:val="24"/>
        </w:rPr>
        <w:pPrChange w:id="44" w:author="Joseph Tu Le" w:date="2021-11-19T22:18:00Z">
          <w:pPr>
            <w:ind w:firstLine="720"/>
          </w:pPr>
        </w:pPrChange>
      </w:pPr>
      <w:r>
        <w:rPr>
          <w:rFonts w:ascii="Times New Roman" w:hAnsi="Times New Roman" w:cs="Times New Roman"/>
          <w:sz w:val="24"/>
          <w:szCs w:val="24"/>
        </w:rPr>
        <w:t>1. Run setup files and open Simulink for state feedback, prepare the recording of states</w:t>
      </w:r>
    </w:p>
    <w:p w14:paraId="1936C1D7" w14:textId="63FF988F" w:rsidR="002C4DB4" w:rsidRDefault="002C4DB4">
      <w:pPr>
        <w:spacing w:line="276" w:lineRule="auto"/>
        <w:ind w:firstLine="720"/>
        <w:rPr>
          <w:rFonts w:ascii="Times New Roman" w:hAnsi="Times New Roman" w:cs="Times New Roman"/>
          <w:sz w:val="24"/>
          <w:szCs w:val="24"/>
        </w:rPr>
        <w:pPrChange w:id="45" w:author="Joseph Tu Le" w:date="2021-11-19T22:18:00Z">
          <w:pPr>
            <w:ind w:firstLine="720"/>
          </w:pPr>
        </w:pPrChange>
      </w:pPr>
      <w:r>
        <w:rPr>
          <w:rFonts w:ascii="Times New Roman" w:hAnsi="Times New Roman" w:cs="Times New Roman"/>
          <w:sz w:val="24"/>
          <w:szCs w:val="24"/>
        </w:rPr>
        <w:t>2. Enter Ki from the prelab for the state feedback controller</w:t>
      </w:r>
    </w:p>
    <w:p w14:paraId="64B72355" w14:textId="77777777" w:rsidR="002C4DB4" w:rsidRDefault="002C4DB4">
      <w:pPr>
        <w:spacing w:line="276" w:lineRule="auto"/>
        <w:ind w:firstLine="720"/>
        <w:rPr>
          <w:rFonts w:ascii="Times New Roman" w:hAnsi="Times New Roman" w:cs="Times New Roman"/>
          <w:sz w:val="24"/>
          <w:szCs w:val="24"/>
        </w:rPr>
        <w:pPrChange w:id="46" w:author="Joseph Tu Le" w:date="2021-11-19T22:18:00Z">
          <w:pPr>
            <w:ind w:firstLine="720"/>
          </w:pPr>
        </w:pPrChange>
      </w:pPr>
      <w:r>
        <w:rPr>
          <w:rFonts w:ascii="Times New Roman" w:hAnsi="Times New Roman" w:cs="Times New Roman"/>
          <w:sz w:val="24"/>
          <w:szCs w:val="24"/>
        </w:rPr>
        <w:t>3. Disable the joystick</w:t>
      </w:r>
    </w:p>
    <w:p w14:paraId="60D356A2" w14:textId="77777777" w:rsidR="002C4DB4" w:rsidRDefault="002C4DB4">
      <w:pPr>
        <w:spacing w:line="276" w:lineRule="auto"/>
        <w:ind w:left="720"/>
        <w:rPr>
          <w:rFonts w:ascii="Times New Roman" w:hAnsi="Times New Roman" w:cs="Times New Roman"/>
          <w:sz w:val="24"/>
          <w:szCs w:val="24"/>
        </w:rPr>
        <w:pPrChange w:id="47" w:author="Joseph Tu Le" w:date="2021-11-19T22:18:00Z">
          <w:pPr>
            <w:ind w:left="720"/>
          </w:pPr>
        </w:pPrChange>
      </w:pPr>
      <w:r>
        <w:rPr>
          <w:rFonts w:ascii="Times New Roman" w:hAnsi="Times New Roman" w:cs="Times New Roman"/>
          <w:sz w:val="24"/>
          <w:szCs w:val="24"/>
        </w:rPr>
        <w:t>4.  Set input to sine wave pitch with 15 degrees for pitch and 30 degrees for yaw and all other gains to 0</w:t>
      </w:r>
    </w:p>
    <w:p w14:paraId="26AF6E21" w14:textId="683D95CB" w:rsidR="002C4DB4" w:rsidRDefault="002C4DB4">
      <w:pPr>
        <w:spacing w:line="276" w:lineRule="auto"/>
        <w:ind w:left="720"/>
        <w:rPr>
          <w:rFonts w:ascii="Times New Roman" w:hAnsi="Times New Roman" w:cs="Times New Roman"/>
          <w:sz w:val="24"/>
          <w:szCs w:val="24"/>
        </w:rPr>
        <w:pPrChange w:id="48" w:author="Joseph Tu Le" w:date="2021-11-19T22:18:00Z">
          <w:pPr>
            <w:ind w:left="720"/>
          </w:pPr>
        </w:pPrChange>
      </w:pPr>
      <w:r>
        <w:rPr>
          <w:rFonts w:ascii="Times New Roman" w:hAnsi="Times New Roman" w:cs="Times New Roman"/>
          <w:sz w:val="24"/>
          <w:szCs w:val="24"/>
        </w:rPr>
        <w:t>5. Run simulation and tune control gains until performance is reasonable</w:t>
      </w:r>
      <w:r w:rsidR="00654245">
        <w:rPr>
          <w:rFonts w:ascii="Times New Roman" w:hAnsi="Times New Roman" w:cs="Times New Roman"/>
          <w:sz w:val="24"/>
          <w:szCs w:val="24"/>
        </w:rPr>
        <w:t xml:space="preserve"> (repeat 2-4)</w:t>
      </w:r>
    </w:p>
    <w:p w14:paraId="3320A355" w14:textId="6FFBBD46" w:rsidR="002C4DB4" w:rsidRDefault="002C4DB4">
      <w:pPr>
        <w:spacing w:line="276" w:lineRule="auto"/>
        <w:ind w:left="720"/>
        <w:rPr>
          <w:rFonts w:ascii="Times New Roman" w:hAnsi="Times New Roman" w:cs="Times New Roman"/>
          <w:sz w:val="24"/>
          <w:szCs w:val="24"/>
        </w:rPr>
        <w:pPrChange w:id="49" w:author="Joseph Tu Le" w:date="2021-11-19T22:18:00Z">
          <w:pPr>
            <w:ind w:left="720"/>
          </w:pPr>
        </w:pPrChange>
      </w:pPr>
      <w:r>
        <w:rPr>
          <w:rFonts w:ascii="Times New Roman" w:hAnsi="Times New Roman" w:cs="Times New Roman"/>
          <w:sz w:val="24"/>
          <w:szCs w:val="24"/>
        </w:rPr>
        <w:t>6. Save results</w:t>
      </w:r>
    </w:p>
    <w:p w14:paraId="2799146D" w14:textId="1D561A20" w:rsidR="002404C2" w:rsidRDefault="002404C2">
      <w:pPr>
        <w:spacing w:line="276" w:lineRule="auto"/>
        <w:rPr>
          <w:rFonts w:ascii="Times New Roman" w:hAnsi="Times New Roman" w:cs="Times New Roman"/>
          <w:sz w:val="24"/>
          <w:szCs w:val="24"/>
        </w:rPr>
        <w:pPrChange w:id="50" w:author="Joseph Tu Le" w:date="2021-11-19T22:18:00Z">
          <w:pPr/>
        </w:pPrChange>
      </w:pPr>
      <w:r>
        <w:rPr>
          <w:rFonts w:ascii="Times New Roman" w:hAnsi="Times New Roman" w:cs="Times New Roman"/>
          <w:sz w:val="24"/>
          <w:szCs w:val="24"/>
        </w:rPr>
        <w:t>3 – Results</w:t>
      </w:r>
    </w:p>
    <w:p w14:paraId="0B3502A3" w14:textId="42D37745" w:rsidR="000438F9" w:rsidRDefault="000438F9">
      <w:pPr>
        <w:spacing w:line="276" w:lineRule="auto"/>
        <w:ind w:firstLine="720"/>
        <w:rPr>
          <w:rFonts w:ascii="Times New Roman" w:hAnsi="Times New Roman" w:cs="Times New Roman"/>
          <w:sz w:val="24"/>
          <w:szCs w:val="24"/>
        </w:rPr>
        <w:pPrChange w:id="51" w:author="Joseph Tu Le" w:date="2021-11-19T22:18:00Z">
          <w:pPr>
            <w:ind w:firstLine="720"/>
          </w:pPr>
        </w:pPrChange>
      </w:pPr>
      <w:r>
        <w:rPr>
          <w:rFonts w:ascii="Times New Roman" w:hAnsi="Times New Roman" w:cs="Times New Roman"/>
          <w:sz w:val="24"/>
          <w:szCs w:val="24"/>
        </w:rPr>
        <w:t>a)</w:t>
      </w:r>
    </w:p>
    <w:p w14:paraId="7690E24E" w14:textId="63B99726" w:rsidR="00BA2D76" w:rsidRDefault="00BA2D76">
      <w:pPr>
        <w:spacing w:line="276" w:lineRule="auto"/>
        <w:ind w:firstLine="720"/>
        <w:rPr>
          <w:rFonts w:ascii="Times New Roman" w:hAnsi="Times New Roman" w:cs="Times New Roman"/>
          <w:sz w:val="24"/>
          <w:szCs w:val="24"/>
        </w:rPr>
        <w:pPrChange w:id="52" w:author="Joseph Tu Le" w:date="2021-11-19T22:18:00Z">
          <w:pPr>
            <w:ind w:firstLine="720"/>
          </w:pPr>
        </w:pPrChange>
      </w:pPr>
      <w:r>
        <w:rPr>
          <w:rFonts w:ascii="Times New Roman" w:hAnsi="Times New Roman" w:cs="Times New Roman"/>
          <w:sz w:val="24"/>
          <w:szCs w:val="24"/>
        </w:rPr>
        <w:t>Error Feedback Gains</w:t>
      </w:r>
    </w:p>
    <w:p w14:paraId="61E87E3F" w14:textId="51487214" w:rsidR="00BA2D76" w:rsidRDefault="000438F9">
      <w:pPr>
        <w:spacing w:line="276" w:lineRule="auto"/>
        <w:jc w:val="center"/>
        <w:rPr>
          <w:rFonts w:ascii="Times New Roman" w:hAnsi="Times New Roman" w:cs="Times New Roman"/>
          <w:sz w:val="24"/>
          <w:szCs w:val="24"/>
        </w:rPr>
        <w:pPrChange w:id="53" w:author="Joseph Tu Le" w:date="2021-11-19T22:18:00Z">
          <w:pPr>
            <w:jc w:val="center"/>
          </w:pPr>
        </w:pPrChange>
      </w:pPr>
      <w:r w:rsidRPr="000438F9">
        <w:rPr>
          <w:rFonts w:ascii="Times New Roman" w:hAnsi="Times New Roman" w:cs="Times New Roman"/>
          <w:noProof/>
          <w:sz w:val="24"/>
          <w:szCs w:val="24"/>
        </w:rPr>
        <w:drawing>
          <wp:inline distT="0" distB="0" distL="0" distR="0" wp14:anchorId="634D529D" wp14:editId="286739B6">
            <wp:extent cx="4458322" cy="581106"/>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a:stretch>
                      <a:fillRect/>
                    </a:stretch>
                  </pic:blipFill>
                  <pic:spPr>
                    <a:xfrm>
                      <a:off x="0" y="0"/>
                      <a:ext cx="4458322" cy="581106"/>
                    </a:xfrm>
                    <a:prstGeom prst="rect">
                      <a:avLst/>
                    </a:prstGeom>
                  </pic:spPr>
                </pic:pic>
              </a:graphicData>
            </a:graphic>
          </wp:inline>
        </w:drawing>
      </w:r>
    </w:p>
    <w:p w14:paraId="0F430827" w14:textId="14EFF7A7" w:rsidR="002404C2" w:rsidRDefault="00BA2D76">
      <w:pPr>
        <w:spacing w:line="276" w:lineRule="auto"/>
        <w:ind w:firstLine="720"/>
        <w:rPr>
          <w:rFonts w:ascii="Times New Roman" w:hAnsi="Times New Roman" w:cs="Times New Roman"/>
          <w:sz w:val="24"/>
          <w:szCs w:val="24"/>
        </w:rPr>
        <w:pPrChange w:id="54" w:author="Joseph Tu Le" w:date="2021-11-19T22:18:00Z">
          <w:pPr>
            <w:ind w:firstLine="720"/>
          </w:pPr>
        </w:pPrChange>
      </w:pPr>
      <w:r>
        <w:rPr>
          <w:rFonts w:ascii="Times New Roman" w:hAnsi="Times New Roman" w:cs="Times New Roman"/>
          <w:sz w:val="24"/>
          <w:szCs w:val="24"/>
        </w:rPr>
        <w:t>State Feedback Gains</w:t>
      </w:r>
    </w:p>
    <w:p w14:paraId="035E6026" w14:textId="023E82AC" w:rsidR="00F02786" w:rsidRDefault="00436BF9">
      <w:pPr>
        <w:spacing w:line="276" w:lineRule="auto"/>
        <w:jc w:val="center"/>
        <w:rPr>
          <w:rFonts w:ascii="Times New Roman" w:hAnsi="Times New Roman" w:cs="Times New Roman"/>
          <w:sz w:val="24"/>
          <w:szCs w:val="24"/>
        </w:rPr>
        <w:pPrChange w:id="55" w:author="Joseph Tu Le" w:date="2021-11-19T22:18:00Z">
          <w:pPr>
            <w:jc w:val="center"/>
          </w:pPr>
        </w:pPrChange>
      </w:pPr>
      <w:r w:rsidRPr="00436BF9">
        <w:rPr>
          <w:rFonts w:ascii="Times New Roman" w:hAnsi="Times New Roman" w:cs="Times New Roman"/>
          <w:noProof/>
          <w:sz w:val="24"/>
          <w:szCs w:val="24"/>
        </w:rPr>
        <w:drawing>
          <wp:inline distT="0" distB="0" distL="0" distR="0" wp14:anchorId="40583B85" wp14:editId="13F03C1B">
            <wp:extent cx="4505954" cy="600159"/>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4505954" cy="600159"/>
                    </a:xfrm>
                    <a:prstGeom prst="rect">
                      <a:avLst/>
                    </a:prstGeom>
                  </pic:spPr>
                </pic:pic>
              </a:graphicData>
            </a:graphic>
          </wp:inline>
        </w:drawing>
      </w:r>
    </w:p>
    <w:p w14:paraId="38264A38" w14:textId="77777777" w:rsidR="00C50ADF" w:rsidRDefault="000438F9">
      <w:pPr>
        <w:spacing w:line="276" w:lineRule="auto"/>
        <w:ind w:firstLine="720"/>
        <w:rPr>
          <w:rFonts w:ascii="Times New Roman" w:hAnsi="Times New Roman" w:cs="Times New Roman"/>
          <w:sz w:val="24"/>
          <w:szCs w:val="24"/>
        </w:rPr>
        <w:pPrChange w:id="56" w:author="Joseph Tu Le" w:date="2021-11-19T22:18:00Z">
          <w:pPr>
            <w:ind w:firstLine="720"/>
          </w:pPr>
        </w:pPrChange>
      </w:pPr>
      <w:r>
        <w:rPr>
          <w:rFonts w:ascii="Times New Roman" w:hAnsi="Times New Roman" w:cs="Times New Roman"/>
          <w:sz w:val="24"/>
          <w:szCs w:val="24"/>
        </w:rPr>
        <w:t xml:space="preserve">b) </w:t>
      </w:r>
    </w:p>
    <w:tbl>
      <w:tblPr>
        <w:tblStyle w:val="TableGrid"/>
        <w:tblW w:w="0" w:type="auto"/>
        <w:tblLook w:val="04A0" w:firstRow="1" w:lastRow="0" w:firstColumn="1" w:lastColumn="0" w:noHBand="0" w:noVBand="1"/>
      </w:tblPr>
      <w:tblGrid>
        <w:gridCol w:w="3116"/>
        <w:gridCol w:w="3117"/>
        <w:gridCol w:w="3117"/>
      </w:tblGrid>
      <w:tr w:rsidR="00C50ADF" w14:paraId="0BECA692" w14:textId="77777777" w:rsidTr="00C50ADF">
        <w:tc>
          <w:tcPr>
            <w:tcW w:w="3116" w:type="dxa"/>
          </w:tcPr>
          <w:p w14:paraId="39B9514B" w14:textId="336EEC3A" w:rsidR="00C50ADF" w:rsidRDefault="00C50ADF">
            <w:pPr>
              <w:spacing w:line="276" w:lineRule="auto"/>
              <w:jc w:val="center"/>
              <w:rPr>
                <w:rFonts w:ascii="Times New Roman" w:hAnsi="Times New Roman" w:cs="Times New Roman"/>
                <w:sz w:val="24"/>
                <w:szCs w:val="24"/>
              </w:rPr>
              <w:pPrChange w:id="57" w:author="Joseph Tu Le" w:date="2021-11-19T22:18:00Z">
                <w:pPr>
                  <w:jc w:val="center"/>
                </w:pPr>
              </w:pPrChange>
            </w:pPr>
            <w:r>
              <w:rPr>
                <w:rFonts w:ascii="Times New Roman" w:hAnsi="Times New Roman" w:cs="Times New Roman"/>
                <w:sz w:val="24"/>
                <w:szCs w:val="24"/>
              </w:rPr>
              <w:t>Variable</w:t>
            </w:r>
          </w:p>
        </w:tc>
        <w:tc>
          <w:tcPr>
            <w:tcW w:w="3117" w:type="dxa"/>
          </w:tcPr>
          <w:p w14:paraId="15707E52" w14:textId="6B9FA320" w:rsidR="00C50ADF" w:rsidRDefault="007D7207">
            <w:pPr>
              <w:spacing w:line="276" w:lineRule="auto"/>
              <w:jc w:val="center"/>
              <w:rPr>
                <w:rFonts w:ascii="Times New Roman" w:hAnsi="Times New Roman" w:cs="Times New Roman"/>
                <w:sz w:val="24"/>
                <w:szCs w:val="24"/>
              </w:rPr>
              <w:pPrChange w:id="58" w:author="Joseph Tu Le" w:date="2021-11-19T22:18:00Z">
                <w:pPr>
                  <w:jc w:val="center"/>
                </w:pPr>
              </w:pPrChange>
            </w:pPr>
            <w:r>
              <w:rPr>
                <w:rFonts w:ascii="Times New Roman" w:hAnsi="Times New Roman" w:cs="Times New Roman"/>
                <w:sz w:val="24"/>
                <w:szCs w:val="24"/>
              </w:rPr>
              <w:t>Error Feedback</w:t>
            </w:r>
          </w:p>
        </w:tc>
        <w:tc>
          <w:tcPr>
            <w:tcW w:w="3117" w:type="dxa"/>
          </w:tcPr>
          <w:p w14:paraId="17AABBA0" w14:textId="7D7215F0" w:rsidR="00C50ADF" w:rsidRDefault="007D7207">
            <w:pPr>
              <w:spacing w:line="276" w:lineRule="auto"/>
              <w:jc w:val="center"/>
              <w:rPr>
                <w:rFonts w:ascii="Times New Roman" w:hAnsi="Times New Roman" w:cs="Times New Roman"/>
                <w:sz w:val="24"/>
                <w:szCs w:val="24"/>
              </w:rPr>
              <w:pPrChange w:id="59" w:author="Joseph Tu Le" w:date="2021-11-19T22:18:00Z">
                <w:pPr>
                  <w:jc w:val="center"/>
                </w:pPr>
              </w:pPrChange>
            </w:pPr>
            <w:r>
              <w:rPr>
                <w:rFonts w:ascii="Times New Roman" w:hAnsi="Times New Roman" w:cs="Times New Roman"/>
                <w:sz w:val="24"/>
                <w:szCs w:val="24"/>
              </w:rPr>
              <w:t>State Feedback</w:t>
            </w:r>
          </w:p>
        </w:tc>
      </w:tr>
      <w:tr w:rsidR="00C50ADF" w14:paraId="51520280" w14:textId="77777777" w:rsidTr="00C50ADF">
        <w:tc>
          <w:tcPr>
            <w:tcW w:w="3116" w:type="dxa"/>
          </w:tcPr>
          <w:p w14:paraId="10BEE06C" w14:textId="3F96FE67" w:rsidR="00C50ADF" w:rsidRDefault="00C50ADF">
            <w:pPr>
              <w:spacing w:line="276" w:lineRule="auto"/>
              <w:jc w:val="center"/>
              <w:rPr>
                <w:rFonts w:ascii="Times New Roman" w:hAnsi="Times New Roman" w:cs="Times New Roman"/>
                <w:sz w:val="24"/>
                <w:szCs w:val="24"/>
              </w:rPr>
              <w:pPrChange w:id="60" w:author="Joseph Tu Le" w:date="2021-11-19T22:18:00Z">
                <w:pPr>
                  <w:jc w:val="center"/>
                </w:pPr>
              </w:pPrChange>
            </w:pPr>
            <w:r>
              <w:rPr>
                <w:rFonts w:ascii="Times New Roman" w:hAnsi="Times New Roman" w:cs="Times New Roman"/>
                <w:sz w:val="24"/>
                <w:szCs w:val="24"/>
              </w:rPr>
              <w:t>L</w:t>
            </w:r>
            <w:r>
              <w:rPr>
                <w:rFonts w:ascii="Times New Roman" w:hAnsi="Times New Roman" w:cs="Times New Roman"/>
                <w:sz w:val="24"/>
                <w:szCs w:val="24"/>
                <w:vertAlign w:val="subscript"/>
              </w:rPr>
              <w:t>2</w:t>
            </w:r>
            <w:r>
              <w:rPr>
                <w:rFonts w:ascii="Times New Roman" w:hAnsi="Times New Roman" w:cs="Times New Roman"/>
                <w:sz w:val="24"/>
                <w:szCs w:val="24"/>
              </w:rPr>
              <w:t>[e]</w:t>
            </w:r>
            <w:r>
              <w:rPr>
                <w:rFonts w:ascii="Times New Roman" w:hAnsi="Times New Roman" w:cs="Times New Roman"/>
                <w:sz w:val="24"/>
                <w:szCs w:val="24"/>
                <w:vertAlign w:val="subscript"/>
              </w:rPr>
              <w:t>pitch</w:t>
            </w:r>
            <w:r>
              <w:rPr>
                <w:rFonts w:ascii="Times New Roman" w:hAnsi="Times New Roman" w:cs="Times New Roman"/>
                <w:sz w:val="24"/>
                <w:szCs w:val="24"/>
              </w:rPr>
              <w:t xml:space="preserve"> </w:t>
            </w:r>
            <w:r w:rsidR="005242B0">
              <w:rPr>
                <w:rFonts w:ascii="Times New Roman" w:hAnsi="Times New Roman" w:cs="Times New Roman"/>
                <w:sz w:val="24"/>
                <w:szCs w:val="24"/>
              </w:rPr>
              <w:t>[deg]</w:t>
            </w:r>
          </w:p>
        </w:tc>
        <w:tc>
          <w:tcPr>
            <w:tcW w:w="3117" w:type="dxa"/>
          </w:tcPr>
          <w:p w14:paraId="05B43740" w14:textId="72419BF7" w:rsidR="00C50ADF" w:rsidRDefault="007D7207">
            <w:pPr>
              <w:spacing w:line="276" w:lineRule="auto"/>
              <w:jc w:val="center"/>
              <w:rPr>
                <w:rFonts w:ascii="Times New Roman" w:hAnsi="Times New Roman" w:cs="Times New Roman"/>
                <w:sz w:val="24"/>
                <w:szCs w:val="24"/>
              </w:rPr>
              <w:pPrChange w:id="61" w:author="Joseph Tu Le" w:date="2021-11-19T22:18:00Z">
                <w:pPr>
                  <w:jc w:val="center"/>
                </w:pPr>
              </w:pPrChange>
            </w:pPr>
            <w:r>
              <w:rPr>
                <w:rFonts w:ascii="Times New Roman" w:hAnsi="Times New Roman" w:cs="Times New Roman"/>
                <w:sz w:val="24"/>
                <w:szCs w:val="24"/>
              </w:rPr>
              <w:t>1.0735</w:t>
            </w:r>
          </w:p>
        </w:tc>
        <w:tc>
          <w:tcPr>
            <w:tcW w:w="3117" w:type="dxa"/>
          </w:tcPr>
          <w:p w14:paraId="6DB84593" w14:textId="12365A8C" w:rsidR="00C50ADF" w:rsidRDefault="00AA47EF">
            <w:pPr>
              <w:spacing w:line="276" w:lineRule="auto"/>
              <w:jc w:val="center"/>
              <w:rPr>
                <w:rFonts w:ascii="Times New Roman" w:hAnsi="Times New Roman" w:cs="Times New Roman"/>
                <w:sz w:val="24"/>
                <w:szCs w:val="24"/>
              </w:rPr>
              <w:pPrChange w:id="62" w:author="Joseph Tu Le" w:date="2021-11-19T22:18:00Z">
                <w:pPr>
                  <w:jc w:val="center"/>
                </w:pPr>
              </w:pPrChange>
            </w:pPr>
            <w:r>
              <w:rPr>
                <w:rFonts w:ascii="Times New Roman" w:hAnsi="Times New Roman" w:cs="Times New Roman"/>
                <w:sz w:val="24"/>
                <w:szCs w:val="24"/>
              </w:rPr>
              <w:t>3.3386</w:t>
            </w:r>
          </w:p>
        </w:tc>
      </w:tr>
      <w:tr w:rsidR="00C50ADF" w14:paraId="51C89463" w14:textId="77777777" w:rsidTr="00C50ADF">
        <w:tc>
          <w:tcPr>
            <w:tcW w:w="3116" w:type="dxa"/>
          </w:tcPr>
          <w:p w14:paraId="5236CA21" w14:textId="2D474428" w:rsidR="00C50ADF" w:rsidRDefault="00C50ADF">
            <w:pPr>
              <w:spacing w:line="276" w:lineRule="auto"/>
              <w:jc w:val="center"/>
              <w:rPr>
                <w:rFonts w:ascii="Times New Roman" w:hAnsi="Times New Roman" w:cs="Times New Roman"/>
                <w:sz w:val="24"/>
                <w:szCs w:val="24"/>
              </w:rPr>
              <w:pPrChange w:id="63" w:author="Joseph Tu Le" w:date="2021-11-19T22:18:00Z">
                <w:pPr>
                  <w:jc w:val="center"/>
                </w:pPr>
              </w:pPrChange>
            </w:pPr>
            <w:r>
              <w:rPr>
                <w:rFonts w:ascii="Times New Roman" w:hAnsi="Times New Roman" w:cs="Times New Roman"/>
                <w:sz w:val="24"/>
                <w:szCs w:val="24"/>
              </w:rPr>
              <w:t>L</w:t>
            </w:r>
            <w:r>
              <w:rPr>
                <w:rFonts w:ascii="Times New Roman" w:hAnsi="Times New Roman" w:cs="Times New Roman"/>
                <w:sz w:val="24"/>
                <w:szCs w:val="24"/>
                <w:vertAlign w:val="subscript"/>
              </w:rPr>
              <w:t>2</w:t>
            </w:r>
            <w:r>
              <w:rPr>
                <w:rFonts w:ascii="Times New Roman" w:hAnsi="Times New Roman" w:cs="Times New Roman"/>
                <w:sz w:val="24"/>
                <w:szCs w:val="24"/>
              </w:rPr>
              <w:t>[e]</w:t>
            </w:r>
            <w:r>
              <w:rPr>
                <w:rFonts w:ascii="Times New Roman" w:hAnsi="Times New Roman" w:cs="Times New Roman"/>
                <w:sz w:val="24"/>
                <w:szCs w:val="24"/>
                <w:vertAlign w:val="subscript"/>
              </w:rPr>
              <w:t>yaw</w:t>
            </w:r>
            <w:r>
              <w:rPr>
                <w:rFonts w:ascii="Times New Roman" w:hAnsi="Times New Roman" w:cs="Times New Roman"/>
                <w:sz w:val="24"/>
                <w:szCs w:val="24"/>
              </w:rPr>
              <w:t xml:space="preserve"> </w:t>
            </w:r>
            <w:r w:rsidR="005242B0">
              <w:rPr>
                <w:rFonts w:ascii="Times New Roman" w:hAnsi="Times New Roman" w:cs="Times New Roman"/>
                <w:sz w:val="24"/>
                <w:szCs w:val="24"/>
              </w:rPr>
              <w:t>[deg]</w:t>
            </w:r>
          </w:p>
        </w:tc>
        <w:tc>
          <w:tcPr>
            <w:tcW w:w="3117" w:type="dxa"/>
          </w:tcPr>
          <w:p w14:paraId="1AF547D4" w14:textId="4C1101DA" w:rsidR="00C50ADF" w:rsidRDefault="00AA47EF">
            <w:pPr>
              <w:spacing w:line="276" w:lineRule="auto"/>
              <w:jc w:val="center"/>
              <w:rPr>
                <w:rFonts w:ascii="Times New Roman" w:hAnsi="Times New Roman" w:cs="Times New Roman"/>
                <w:sz w:val="24"/>
                <w:szCs w:val="24"/>
              </w:rPr>
              <w:pPrChange w:id="64" w:author="Joseph Tu Le" w:date="2021-11-19T22:18:00Z">
                <w:pPr>
                  <w:jc w:val="center"/>
                </w:pPr>
              </w:pPrChange>
            </w:pPr>
            <w:r>
              <w:rPr>
                <w:rFonts w:ascii="Times New Roman" w:hAnsi="Times New Roman" w:cs="Times New Roman"/>
                <w:sz w:val="24"/>
                <w:szCs w:val="24"/>
              </w:rPr>
              <w:t>1.7334</w:t>
            </w:r>
          </w:p>
        </w:tc>
        <w:tc>
          <w:tcPr>
            <w:tcW w:w="3117" w:type="dxa"/>
          </w:tcPr>
          <w:p w14:paraId="4ED162D0" w14:textId="1272F55C" w:rsidR="00C50ADF" w:rsidRDefault="00AA47EF">
            <w:pPr>
              <w:spacing w:line="276" w:lineRule="auto"/>
              <w:jc w:val="center"/>
              <w:rPr>
                <w:rFonts w:ascii="Times New Roman" w:hAnsi="Times New Roman" w:cs="Times New Roman"/>
                <w:sz w:val="24"/>
                <w:szCs w:val="24"/>
              </w:rPr>
              <w:pPrChange w:id="65" w:author="Joseph Tu Le" w:date="2021-11-19T22:18:00Z">
                <w:pPr>
                  <w:jc w:val="center"/>
                </w:pPr>
              </w:pPrChange>
            </w:pPr>
            <w:r>
              <w:rPr>
                <w:rFonts w:ascii="Times New Roman" w:hAnsi="Times New Roman" w:cs="Times New Roman"/>
                <w:sz w:val="24"/>
                <w:szCs w:val="24"/>
              </w:rPr>
              <w:t>5.8899</w:t>
            </w:r>
          </w:p>
        </w:tc>
      </w:tr>
      <w:tr w:rsidR="005242B0" w14:paraId="03757127" w14:textId="77777777" w:rsidTr="00C50ADF">
        <w:tc>
          <w:tcPr>
            <w:tcW w:w="3116" w:type="dxa"/>
          </w:tcPr>
          <w:p w14:paraId="1FC65C51" w14:textId="0A281F0A" w:rsidR="005242B0" w:rsidRPr="00AA47EF" w:rsidRDefault="00AA47EF">
            <w:pPr>
              <w:spacing w:line="276" w:lineRule="auto"/>
              <w:jc w:val="center"/>
              <w:rPr>
                <w:rFonts w:ascii="Times New Roman" w:hAnsi="Times New Roman" w:cs="Times New Roman"/>
                <w:sz w:val="24"/>
                <w:szCs w:val="24"/>
                <w:vertAlign w:val="subscript"/>
              </w:rPr>
              <w:pPrChange w:id="66" w:author="Joseph Tu Le" w:date="2021-11-19T22:18:00Z">
                <w:pPr>
                  <w:jc w:val="center"/>
                </w:pPr>
              </w:pPrChange>
            </w:pPr>
            <w:proofErr w:type="spellStart"/>
            <w:proofErr w:type="gramStart"/>
            <w:r>
              <w:rPr>
                <w:rFonts w:ascii="Times New Roman" w:hAnsi="Times New Roman" w:cs="Times New Roman"/>
                <w:sz w:val="24"/>
                <w:szCs w:val="24"/>
              </w:rPr>
              <w:t>e</w:t>
            </w:r>
            <w:r>
              <w:rPr>
                <w:rFonts w:ascii="Times New Roman" w:hAnsi="Times New Roman" w:cs="Times New Roman"/>
                <w:sz w:val="24"/>
                <w:szCs w:val="24"/>
                <w:vertAlign w:val="subscript"/>
              </w:rPr>
              <w:t>m,ss</w:t>
            </w:r>
            <w:proofErr w:type="gramEnd"/>
            <w:r>
              <w:rPr>
                <w:rFonts w:ascii="Times New Roman" w:hAnsi="Times New Roman" w:cs="Times New Roman"/>
                <w:sz w:val="24"/>
                <w:szCs w:val="24"/>
                <w:vertAlign w:val="subscript"/>
              </w:rPr>
              <w:t>,pitch</w:t>
            </w:r>
            <w:proofErr w:type="spellEnd"/>
            <w:r w:rsidR="008523EC">
              <w:rPr>
                <w:rFonts w:ascii="Times New Roman" w:hAnsi="Times New Roman" w:cs="Times New Roman"/>
                <w:sz w:val="24"/>
                <w:szCs w:val="24"/>
                <w:vertAlign w:val="subscript"/>
              </w:rPr>
              <w:softHyphen/>
            </w:r>
            <w:r w:rsidR="008523EC">
              <w:rPr>
                <w:rFonts w:ascii="Times New Roman" w:hAnsi="Times New Roman" w:cs="Times New Roman"/>
                <w:sz w:val="24"/>
                <w:szCs w:val="24"/>
              </w:rPr>
              <w:t xml:space="preserve"> [deg]</w:t>
            </w:r>
          </w:p>
        </w:tc>
        <w:tc>
          <w:tcPr>
            <w:tcW w:w="3117" w:type="dxa"/>
          </w:tcPr>
          <w:p w14:paraId="17D0406F" w14:textId="21AD15E8" w:rsidR="005242B0" w:rsidRDefault="00B7355F">
            <w:pPr>
              <w:spacing w:line="276" w:lineRule="auto"/>
              <w:jc w:val="center"/>
              <w:rPr>
                <w:rFonts w:ascii="Times New Roman" w:hAnsi="Times New Roman" w:cs="Times New Roman"/>
                <w:sz w:val="24"/>
                <w:szCs w:val="24"/>
              </w:rPr>
              <w:pPrChange w:id="67" w:author="Joseph Tu Le" w:date="2021-11-19T22:18:00Z">
                <w:pPr>
                  <w:jc w:val="center"/>
                </w:pPr>
              </w:pPrChange>
            </w:pPr>
            <w:r>
              <w:rPr>
                <w:rFonts w:ascii="Times New Roman" w:hAnsi="Times New Roman" w:cs="Times New Roman"/>
                <w:sz w:val="24"/>
                <w:szCs w:val="24"/>
              </w:rPr>
              <w:t>2.4398</w:t>
            </w:r>
          </w:p>
        </w:tc>
        <w:tc>
          <w:tcPr>
            <w:tcW w:w="3117" w:type="dxa"/>
          </w:tcPr>
          <w:p w14:paraId="2B44A4DD" w14:textId="32681EE1" w:rsidR="005242B0" w:rsidRDefault="008523EC">
            <w:pPr>
              <w:spacing w:line="276" w:lineRule="auto"/>
              <w:jc w:val="center"/>
              <w:rPr>
                <w:rFonts w:ascii="Times New Roman" w:hAnsi="Times New Roman" w:cs="Times New Roman"/>
                <w:sz w:val="24"/>
                <w:szCs w:val="24"/>
              </w:rPr>
              <w:pPrChange w:id="68" w:author="Joseph Tu Le" w:date="2021-11-19T22:18:00Z">
                <w:pPr>
                  <w:jc w:val="center"/>
                </w:pPr>
              </w:pPrChange>
            </w:pPr>
            <w:r>
              <w:rPr>
                <w:rFonts w:ascii="Times New Roman" w:hAnsi="Times New Roman" w:cs="Times New Roman"/>
                <w:sz w:val="24"/>
                <w:szCs w:val="24"/>
              </w:rPr>
              <w:t>5.5820</w:t>
            </w:r>
          </w:p>
        </w:tc>
      </w:tr>
      <w:tr w:rsidR="00AA47EF" w14:paraId="09E6CB7F" w14:textId="77777777" w:rsidTr="00C50ADF">
        <w:tc>
          <w:tcPr>
            <w:tcW w:w="3116" w:type="dxa"/>
          </w:tcPr>
          <w:p w14:paraId="352CA052" w14:textId="47707C57" w:rsidR="00AA47EF" w:rsidRPr="008523EC" w:rsidRDefault="00AA47EF">
            <w:pPr>
              <w:spacing w:line="276" w:lineRule="auto"/>
              <w:jc w:val="center"/>
              <w:rPr>
                <w:rFonts w:ascii="Times New Roman" w:hAnsi="Times New Roman" w:cs="Times New Roman"/>
                <w:sz w:val="24"/>
                <w:szCs w:val="24"/>
              </w:rPr>
              <w:pPrChange w:id="69" w:author="Joseph Tu Le" w:date="2021-11-19T22:18:00Z">
                <w:pPr>
                  <w:jc w:val="center"/>
                </w:pPr>
              </w:pPrChange>
            </w:pPr>
            <w:proofErr w:type="spellStart"/>
            <w:proofErr w:type="gramStart"/>
            <w:r>
              <w:rPr>
                <w:rFonts w:ascii="Times New Roman" w:hAnsi="Times New Roman" w:cs="Times New Roman"/>
                <w:sz w:val="24"/>
                <w:szCs w:val="24"/>
              </w:rPr>
              <w:t>e</w:t>
            </w:r>
            <w:r>
              <w:rPr>
                <w:rFonts w:ascii="Times New Roman" w:hAnsi="Times New Roman" w:cs="Times New Roman"/>
                <w:sz w:val="24"/>
                <w:szCs w:val="24"/>
                <w:vertAlign w:val="subscript"/>
              </w:rPr>
              <w:t>m,ss</w:t>
            </w:r>
            <w:proofErr w:type="gramEnd"/>
            <w:r>
              <w:rPr>
                <w:rFonts w:ascii="Times New Roman" w:hAnsi="Times New Roman" w:cs="Times New Roman"/>
                <w:sz w:val="24"/>
                <w:szCs w:val="24"/>
                <w:vertAlign w:val="subscript"/>
              </w:rPr>
              <w:t>,yaw</w:t>
            </w:r>
            <w:proofErr w:type="spellEnd"/>
            <w:r w:rsidR="008523EC">
              <w:rPr>
                <w:rFonts w:ascii="Times New Roman" w:hAnsi="Times New Roman" w:cs="Times New Roman"/>
                <w:sz w:val="24"/>
                <w:szCs w:val="24"/>
              </w:rPr>
              <w:t xml:space="preserve"> [deg]</w:t>
            </w:r>
          </w:p>
        </w:tc>
        <w:tc>
          <w:tcPr>
            <w:tcW w:w="3117" w:type="dxa"/>
          </w:tcPr>
          <w:p w14:paraId="0C0F304D" w14:textId="5BABAE10" w:rsidR="00AA47EF" w:rsidRDefault="008523EC">
            <w:pPr>
              <w:spacing w:line="276" w:lineRule="auto"/>
              <w:jc w:val="center"/>
              <w:rPr>
                <w:rFonts w:ascii="Times New Roman" w:hAnsi="Times New Roman" w:cs="Times New Roman"/>
                <w:sz w:val="24"/>
                <w:szCs w:val="24"/>
              </w:rPr>
              <w:pPrChange w:id="70" w:author="Joseph Tu Le" w:date="2021-11-19T22:18:00Z">
                <w:pPr>
                  <w:jc w:val="center"/>
                </w:pPr>
              </w:pPrChange>
            </w:pPr>
            <w:r>
              <w:rPr>
                <w:rFonts w:ascii="Times New Roman" w:hAnsi="Times New Roman" w:cs="Times New Roman"/>
                <w:sz w:val="24"/>
                <w:szCs w:val="24"/>
              </w:rPr>
              <w:t>4.6100</w:t>
            </w:r>
          </w:p>
        </w:tc>
        <w:tc>
          <w:tcPr>
            <w:tcW w:w="3117" w:type="dxa"/>
          </w:tcPr>
          <w:p w14:paraId="3DBCAA87" w14:textId="7DA2B77E" w:rsidR="00AA47EF" w:rsidRDefault="008523EC">
            <w:pPr>
              <w:spacing w:line="276" w:lineRule="auto"/>
              <w:jc w:val="center"/>
              <w:rPr>
                <w:rFonts w:ascii="Times New Roman" w:hAnsi="Times New Roman" w:cs="Times New Roman"/>
                <w:sz w:val="24"/>
                <w:szCs w:val="24"/>
              </w:rPr>
              <w:pPrChange w:id="71" w:author="Joseph Tu Le" w:date="2021-11-19T22:18:00Z">
                <w:pPr>
                  <w:jc w:val="center"/>
                </w:pPr>
              </w:pPrChange>
            </w:pPr>
            <w:r>
              <w:rPr>
                <w:rFonts w:ascii="Times New Roman" w:hAnsi="Times New Roman" w:cs="Times New Roman"/>
                <w:sz w:val="24"/>
                <w:szCs w:val="24"/>
              </w:rPr>
              <w:t>11.4508</w:t>
            </w:r>
          </w:p>
        </w:tc>
      </w:tr>
    </w:tbl>
    <w:p w14:paraId="107E2A14" w14:textId="311BE406" w:rsidR="00C50ADF" w:rsidRDefault="00C50ADF">
      <w:pPr>
        <w:spacing w:line="276" w:lineRule="auto"/>
        <w:rPr>
          <w:rFonts w:ascii="Times New Roman" w:hAnsi="Times New Roman" w:cs="Times New Roman"/>
          <w:sz w:val="24"/>
          <w:szCs w:val="24"/>
        </w:rPr>
        <w:pPrChange w:id="72" w:author="Joseph Tu Le" w:date="2021-11-19T22:18:00Z">
          <w:pPr/>
        </w:pPrChange>
      </w:pPr>
    </w:p>
    <w:p w14:paraId="160796B8" w14:textId="15C2968F" w:rsidR="006A6CEB" w:rsidRDefault="006A6CEB">
      <w:pPr>
        <w:spacing w:line="276" w:lineRule="auto"/>
        <w:rPr>
          <w:rFonts w:ascii="Times New Roman" w:hAnsi="Times New Roman" w:cs="Times New Roman"/>
          <w:sz w:val="24"/>
          <w:szCs w:val="24"/>
        </w:rPr>
        <w:pPrChange w:id="73" w:author="Joseph Tu Le" w:date="2021-11-19T22:18:00Z">
          <w:pPr/>
        </w:pPrChange>
      </w:pPr>
      <w:r>
        <w:rPr>
          <w:rFonts w:ascii="Times New Roman" w:hAnsi="Times New Roman" w:cs="Times New Roman"/>
          <w:sz w:val="24"/>
          <w:szCs w:val="24"/>
        </w:rPr>
        <w:t>4 – Analysis and Discussion</w:t>
      </w:r>
    </w:p>
    <w:p w14:paraId="6516B7ED" w14:textId="48AFD7D5" w:rsidR="006A6CEB" w:rsidRDefault="001653B2">
      <w:pPr>
        <w:spacing w:line="276" w:lineRule="auto"/>
        <w:rPr>
          <w:rFonts w:ascii="Times New Roman" w:hAnsi="Times New Roman" w:cs="Times New Roman"/>
          <w:sz w:val="24"/>
          <w:szCs w:val="24"/>
        </w:rPr>
        <w:pPrChange w:id="74" w:author="Joseph Tu Le" w:date="2021-11-19T22:18:00Z">
          <w:pPr/>
        </w:pPrChange>
      </w:pPr>
      <w:r>
        <w:rPr>
          <w:rFonts w:ascii="Times New Roman" w:hAnsi="Times New Roman" w:cs="Times New Roman"/>
          <w:sz w:val="24"/>
          <w:szCs w:val="24"/>
        </w:rPr>
        <w:tab/>
        <w:t>The equations of motion for the model helicopter are the same as they were from the las</w:t>
      </w:r>
      <w:r w:rsidR="00F03CBC">
        <w:rPr>
          <w:rFonts w:ascii="Times New Roman" w:hAnsi="Times New Roman" w:cs="Times New Roman"/>
          <w:sz w:val="24"/>
          <w:szCs w:val="24"/>
        </w:rPr>
        <w:t>t lab</w:t>
      </w:r>
      <w:r w:rsidR="002A671E">
        <w:rPr>
          <w:rFonts w:ascii="Times New Roman" w:hAnsi="Times New Roman" w:cs="Times New Roman"/>
          <w:sz w:val="24"/>
          <w:szCs w:val="24"/>
        </w:rPr>
        <w:t xml:space="preserve"> and can be seen below:</w:t>
      </w:r>
    </w:p>
    <w:p w14:paraId="6A059810" w14:textId="77777777" w:rsidR="00B05AA8" w:rsidRPr="00BE101E" w:rsidRDefault="00B05AA8">
      <w:pPr>
        <w:spacing w:line="276" w:lineRule="auto"/>
        <w:jc w:val="center"/>
        <w:rPr>
          <w:rFonts w:ascii="Times New Roman" w:hAnsi="Times New Roman" w:cs="Times New Roman"/>
          <w:sz w:val="24"/>
          <w:szCs w:val="24"/>
        </w:rPr>
        <w:pPrChange w:id="75" w:author="Joseph Tu Le" w:date="2021-11-19T22:18:00Z">
          <w:pPr>
            <w:spacing w:line="360" w:lineRule="auto"/>
            <w:jc w:val="center"/>
          </w:pPr>
        </w:pPrChange>
      </w:pPr>
      <w:r w:rsidRPr="00BE101E">
        <w:rPr>
          <w:rFonts w:ascii="Times New Roman" w:hAnsi="Times New Roman" w:cs="Times New Roman"/>
          <w:noProof/>
          <w:sz w:val="24"/>
          <w:szCs w:val="24"/>
        </w:rPr>
        <w:lastRenderedPageBreak/>
        <w:drawing>
          <wp:inline distT="0" distB="0" distL="0" distR="0" wp14:anchorId="5E329818" wp14:editId="5601AB62">
            <wp:extent cx="4067503" cy="1055315"/>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0"/>
                    <a:stretch>
                      <a:fillRect/>
                    </a:stretch>
                  </pic:blipFill>
                  <pic:spPr>
                    <a:xfrm>
                      <a:off x="0" y="0"/>
                      <a:ext cx="4075019" cy="1057265"/>
                    </a:xfrm>
                    <a:prstGeom prst="rect">
                      <a:avLst/>
                    </a:prstGeom>
                  </pic:spPr>
                </pic:pic>
              </a:graphicData>
            </a:graphic>
          </wp:inline>
        </w:drawing>
      </w:r>
    </w:p>
    <w:p w14:paraId="73A79A7E" w14:textId="4D995781" w:rsidR="00B05AA8" w:rsidRPr="00BE101E" w:rsidRDefault="00B05AA8">
      <w:pPr>
        <w:spacing w:line="276" w:lineRule="auto"/>
        <w:jc w:val="center"/>
        <w:rPr>
          <w:rFonts w:ascii="Times New Roman" w:hAnsi="Times New Roman" w:cs="Times New Roman"/>
          <w:sz w:val="24"/>
          <w:szCs w:val="24"/>
        </w:rPr>
        <w:pPrChange w:id="76" w:author="Joseph Tu Le" w:date="2021-11-19T22:18:00Z">
          <w:pPr>
            <w:spacing w:line="360" w:lineRule="auto"/>
            <w:jc w:val="center"/>
          </w:pPr>
        </w:pPrChange>
      </w:pPr>
      <w:r w:rsidRPr="00BE101E">
        <w:rPr>
          <w:rFonts w:ascii="Times New Roman" w:hAnsi="Times New Roman" w:cs="Times New Roman"/>
          <w:sz w:val="24"/>
          <w:szCs w:val="24"/>
        </w:rPr>
        <w:t xml:space="preserve">Figure </w:t>
      </w:r>
      <w:r>
        <w:rPr>
          <w:rFonts w:ascii="Times New Roman" w:hAnsi="Times New Roman" w:cs="Times New Roman"/>
          <w:sz w:val="24"/>
          <w:szCs w:val="24"/>
        </w:rPr>
        <w:t>1</w:t>
      </w:r>
      <w:r w:rsidRPr="00BE101E">
        <w:rPr>
          <w:rFonts w:ascii="Times New Roman" w:hAnsi="Times New Roman" w:cs="Times New Roman"/>
          <w:sz w:val="24"/>
          <w:szCs w:val="24"/>
        </w:rPr>
        <w:t xml:space="preserve"> – Nonlinear Equations of Motion of the Helicopter Model</w:t>
      </w:r>
    </w:p>
    <w:p w14:paraId="7FDEB733" w14:textId="77777777" w:rsidR="00B05AA8" w:rsidRPr="00BE101E" w:rsidRDefault="00B05AA8">
      <w:pPr>
        <w:spacing w:line="276" w:lineRule="auto"/>
        <w:jc w:val="center"/>
        <w:rPr>
          <w:rFonts w:ascii="Times New Roman" w:hAnsi="Times New Roman" w:cs="Times New Roman"/>
          <w:sz w:val="24"/>
          <w:szCs w:val="24"/>
        </w:rPr>
        <w:pPrChange w:id="77" w:author="Joseph Tu Le" w:date="2021-11-19T22:18:00Z">
          <w:pPr>
            <w:spacing w:line="360" w:lineRule="auto"/>
            <w:jc w:val="center"/>
          </w:pPr>
        </w:pPrChange>
      </w:pPr>
      <w:r w:rsidRPr="00BE101E">
        <w:rPr>
          <w:rFonts w:ascii="Times New Roman" w:hAnsi="Times New Roman" w:cs="Times New Roman"/>
          <w:noProof/>
          <w:sz w:val="24"/>
          <w:szCs w:val="24"/>
        </w:rPr>
        <w:drawing>
          <wp:inline distT="0" distB="0" distL="0" distR="0" wp14:anchorId="1918A034" wp14:editId="60C696F2">
            <wp:extent cx="4481389" cy="1040524"/>
            <wp:effectExtent l="0" t="0" r="0"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11"/>
                    <a:srcRect t="4889"/>
                    <a:stretch/>
                  </pic:blipFill>
                  <pic:spPr bwMode="auto">
                    <a:xfrm>
                      <a:off x="0" y="0"/>
                      <a:ext cx="4518321" cy="1049099"/>
                    </a:xfrm>
                    <a:prstGeom prst="rect">
                      <a:avLst/>
                    </a:prstGeom>
                    <a:ln>
                      <a:noFill/>
                    </a:ln>
                    <a:extLst>
                      <a:ext uri="{53640926-AAD7-44D8-BBD7-CCE9431645EC}">
                        <a14:shadowObscured xmlns:a14="http://schemas.microsoft.com/office/drawing/2010/main"/>
                      </a:ext>
                    </a:extLst>
                  </pic:spPr>
                </pic:pic>
              </a:graphicData>
            </a:graphic>
          </wp:inline>
        </w:drawing>
      </w:r>
    </w:p>
    <w:p w14:paraId="1CF7ED2C" w14:textId="52FE5F30" w:rsidR="002A671E" w:rsidRDefault="00B05AA8">
      <w:pPr>
        <w:spacing w:line="276" w:lineRule="auto"/>
        <w:jc w:val="center"/>
        <w:rPr>
          <w:rFonts w:ascii="Times New Roman" w:hAnsi="Times New Roman" w:cs="Times New Roman"/>
          <w:sz w:val="24"/>
          <w:szCs w:val="24"/>
        </w:rPr>
        <w:pPrChange w:id="78" w:author="Joseph Tu Le" w:date="2021-11-19T22:18:00Z">
          <w:pPr>
            <w:spacing w:line="360" w:lineRule="auto"/>
            <w:jc w:val="center"/>
          </w:pPr>
        </w:pPrChange>
      </w:pPr>
      <w:r w:rsidRPr="00BE101E">
        <w:rPr>
          <w:rFonts w:ascii="Times New Roman" w:hAnsi="Times New Roman" w:cs="Times New Roman"/>
          <w:sz w:val="24"/>
          <w:szCs w:val="24"/>
        </w:rPr>
        <w:t xml:space="preserve">Figure </w:t>
      </w:r>
      <w:r>
        <w:rPr>
          <w:rFonts w:ascii="Times New Roman" w:hAnsi="Times New Roman" w:cs="Times New Roman"/>
          <w:sz w:val="24"/>
          <w:szCs w:val="24"/>
        </w:rPr>
        <w:t>2</w:t>
      </w:r>
      <w:r w:rsidRPr="00BE101E">
        <w:rPr>
          <w:rFonts w:ascii="Times New Roman" w:hAnsi="Times New Roman" w:cs="Times New Roman"/>
          <w:sz w:val="24"/>
          <w:szCs w:val="24"/>
        </w:rPr>
        <w:t xml:space="preserve"> – Linearized Equations of Motion</w:t>
      </w:r>
    </w:p>
    <w:p w14:paraId="15518A38" w14:textId="078D605B" w:rsidR="00602160" w:rsidRDefault="00096554">
      <w:pPr>
        <w:spacing w:line="276" w:lineRule="auto"/>
        <w:ind w:firstLine="720"/>
        <w:rPr>
          <w:rFonts w:ascii="Times New Roman" w:hAnsi="Times New Roman" w:cs="Times New Roman"/>
          <w:sz w:val="24"/>
          <w:szCs w:val="24"/>
        </w:rPr>
        <w:pPrChange w:id="79" w:author="Joseph Tu Le" w:date="2021-11-19T22:18:00Z">
          <w:pPr>
            <w:ind w:firstLine="720"/>
          </w:pPr>
        </w:pPrChange>
      </w:pPr>
      <w:r w:rsidRPr="00BE101E">
        <w:rPr>
          <w:rFonts w:ascii="Times New Roman" w:hAnsi="Times New Roman" w:cs="Times New Roman"/>
          <w:sz w:val="24"/>
          <w:szCs w:val="24"/>
        </w:rPr>
        <w:t>The assumptions that were made are that the angles and rates do not go too high such that the system is still near the linearization points. It is also assumed that the function between the voltage and the force output is linear and multiplied by the gains. It is also assumed that the pitch and yaw moments of inertia are equal</w:t>
      </w:r>
      <w:r>
        <w:rPr>
          <w:rFonts w:ascii="Times New Roman" w:hAnsi="Times New Roman" w:cs="Times New Roman"/>
          <w:sz w:val="24"/>
          <w:szCs w:val="24"/>
        </w:rPr>
        <w:t>.</w:t>
      </w:r>
      <w:r w:rsidR="00602160">
        <w:rPr>
          <w:rFonts w:ascii="Times New Roman" w:hAnsi="Times New Roman" w:cs="Times New Roman"/>
          <w:sz w:val="24"/>
          <w:szCs w:val="24"/>
        </w:rPr>
        <w:t xml:space="preserve"> The equilibrium points for the yaw angle are at any point because the yaw angle will not cause instability in the system. On the other hand, the equilibrium point for the pitch is at -</w:t>
      </w:r>
      <w:r w:rsidR="00602160" w:rsidRPr="002C1EE6">
        <w:rPr>
          <w:rFonts w:ascii="Times New Roman" w:hAnsi="Times New Roman" w:cs="Times New Roman"/>
          <w:sz w:val="24"/>
          <w:szCs w:val="24"/>
        </w:rPr>
        <w:t>0.5185</w:t>
      </w:r>
      <w:r w:rsidR="00602160">
        <w:rPr>
          <w:rFonts w:ascii="Times New Roman" w:hAnsi="Times New Roman" w:cs="Times New Roman"/>
          <w:sz w:val="24"/>
          <w:szCs w:val="24"/>
        </w:rPr>
        <w:t xml:space="preserve"> radians. </w:t>
      </w:r>
      <w:r w:rsidR="00524276">
        <w:rPr>
          <w:rFonts w:ascii="Times New Roman" w:hAnsi="Times New Roman" w:cs="Times New Roman"/>
          <w:sz w:val="24"/>
          <w:szCs w:val="24"/>
        </w:rPr>
        <w:t xml:space="preserve">The states are the pitch, yaw, and their angular rates. </w:t>
      </w:r>
      <w:r w:rsidR="00375E32">
        <w:rPr>
          <w:rFonts w:ascii="Times New Roman" w:hAnsi="Times New Roman" w:cs="Times New Roman"/>
          <w:sz w:val="24"/>
          <w:szCs w:val="24"/>
        </w:rPr>
        <w:t>The state space model takes the linearized equations of motion and puts them into matrices seen in figure</w:t>
      </w:r>
      <w:r w:rsidR="006350A7">
        <w:rPr>
          <w:rFonts w:ascii="Times New Roman" w:hAnsi="Times New Roman" w:cs="Times New Roman"/>
          <w:sz w:val="24"/>
          <w:szCs w:val="24"/>
        </w:rPr>
        <w:t xml:space="preserve">s 3 and 4. </w:t>
      </w:r>
    </w:p>
    <w:p w14:paraId="55B63542" w14:textId="764717B0" w:rsidR="006350A7" w:rsidRDefault="006350A7">
      <w:pPr>
        <w:spacing w:line="276" w:lineRule="auto"/>
        <w:jc w:val="center"/>
        <w:rPr>
          <w:rFonts w:ascii="Times New Roman" w:hAnsi="Times New Roman" w:cs="Times New Roman"/>
          <w:sz w:val="24"/>
          <w:szCs w:val="24"/>
        </w:rPr>
        <w:pPrChange w:id="80" w:author="Joseph Tu Le" w:date="2021-11-19T22:18:00Z">
          <w:pPr>
            <w:jc w:val="center"/>
          </w:pPr>
        </w:pPrChange>
      </w:pPr>
    </w:p>
    <w:p w14:paraId="0404E7CB" w14:textId="3082DB70" w:rsidR="004753ED" w:rsidRDefault="004753ED">
      <w:pPr>
        <w:spacing w:line="276" w:lineRule="auto"/>
        <w:jc w:val="center"/>
        <w:rPr>
          <w:rFonts w:ascii="Times New Roman" w:hAnsi="Times New Roman" w:cs="Times New Roman"/>
          <w:sz w:val="24"/>
          <w:szCs w:val="24"/>
        </w:rPr>
        <w:pPrChange w:id="81" w:author="Joseph Tu Le" w:date="2021-11-19T22:18:00Z">
          <w:pPr>
            <w:jc w:val="center"/>
          </w:pPr>
        </w:pPrChange>
      </w:pPr>
      <w:r w:rsidRPr="004753ED">
        <w:rPr>
          <w:rFonts w:ascii="Times New Roman" w:hAnsi="Times New Roman" w:cs="Times New Roman"/>
          <w:noProof/>
          <w:sz w:val="24"/>
          <w:szCs w:val="24"/>
        </w:rPr>
        <w:drawing>
          <wp:inline distT="0" distB="0" distL="0" distR="0" wp14:anchorId="2E6B3517" wp14:editId="0EC4D743">
            <wp:extent cx="4233041" cy="986353"/>
            <wp:effectExtent l="0" t="0" r="0" b="4445"/>
            <wp:docPr id="10" name="Picture 1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lock&#10;&#10;Description automatically generated"/>
                    <pic:cNvPicPr/>
                  </pic:nvPicPr>
                  <pic:blipFill>
                    <a:blip r:embed="rId12"/>
                    <a:stretch>
                      <a:fillRect/>
                    </a:stretch>
                  </pic:blipFill>
                  <pic:spPr>
                    <a:xfrm>
                      <a:off x="0" y="0"/>
                      <a:ext cx="4256122" cy="991731"/>
                    </a:xfrm>
                    <a:prstGeom prst="rect">
                      <a:avLst/>
                    </a:prstGeom>
                  </pic:spPr>
                </pic:pic>
              </a:graphicData>
            </a:graphic>
          </wp:inline>
        </w:drawing>
      </w:r>
    </w:p>
    <w:p w14:paraId="27293713" w14:textId="6D14243C" w:rsidR="004753ED" w:rsidRDefault="004753ED">
      <w:pPr>
        <w:spacing w:line="276" w:lineRule="auto"/>
        <w:jc w:val="center"/>
        <w:rPr>
          <w:rFonts w:ascii="Times New Roman" w:hAnsi="Times New Roman" w:cs="Times New Roman"/>
          <w:sz w:val="24"/>
          <w:szCs w:val="24"/>
        </w:rPr>
        <w:pPrChange w:id="82" w:author="Joseph Tu Le" w:date="2021-11-19T22:18:00Z">
          <w:pPr>
            <w:jc w:val="center"/>
          </w:pPr>
        </w:pPrChange>
      </w:pPr>
      <w:r>
        <w:rPr>
          <w:rFonts w:ascii="Times New Roman" w:hAnsi="Times New Roman" w:cs="Times New Roman"/>
          <w:sz w:val="24"/>
          <w:szCs w:val="24"/>
        </w:rPr>
        <w:t xml:space="preserve">Figure </w:t>
      </w:r>
      <w:r w:rsidR="00726653">
        <w:rPr>
          <w:rFonts w:ascii="Times New Roman" w:hAnsi="Times New Roman" w:cs="Times New Roman"/>
          <w:sz w:val="24"/>
          <w:szCs w:val="24"/>
        </w:rPr>
        <w:t>3</w:t>
      </w:r>
      <w:r>
        <w:rPr>
          <w:rFonts w:ascii="Times New Roman" w:hAnsi="Times New Roman" w:cs="Times New Roman"/>
          <w:sz w:val="24"/>
          <w:szCs w:val="24"/>
        </w:rPr>
        <w:t xml:space="preserve"> – State Space Equations</w:t>
      </w:r>
      <w:r w:rsidR="00726653">
        <w:rPr>
          <w:rFonts w:ascii="Times New Roman" w:hAnsi="Times New Roman" w:cs="Times New Roman"/>
          <w:sz w:val="24"/>
          <w:szCs w:val="24"/>
        </w:rPr>
        <w:t xml:space="preserve"> (without controller)</w:t>
      </w:r>
    </w:p>
    <w:p w14:paraId="5922695A" w14:textId="42E8C48C" w:rsidR="00726653" w:rsidRDefault="003C527D">
      <w:pPr>
        <w:spacing w:line="276" w:lineRule="auto"/>
        <w:jc w:val="center"/>
        <w:rPr>
          <w:rFonts w:ascii="Times New Roman" w:hAnsi="Times New Roman" w:cs="Times New Roman"/>
          <w:sz w:val="24"/>
          <w:szCs w:val="24"/>
        </w:rPr>
        <w:pPrChange w:id="83" w:author="Joseph Tu Le" w:date="2021-11-19T22:18:00Z">
          <w:pPr>
            <w:jc w:val="center"/>
          </w:pPr>
        </w:pPrChange>
      </w:pPr>
      <w:r w:rsidRPr="003C527D">
        <w:rPr>
          <w:rFonts w:ascii="Times New Roman" w:hAnsi="Times New Roman" w:cs="Times New Roman"/>
          <w:noProof/>
          <w:sz w:val="24"/>
          <w:szCs w:val="24"/>
        </w:rPr>
        <w:lastRenderedPageBreak/>
        <w:drawing>
          <wp:inline distT="0" distB="0" distL="0" distR="0" wp14:anchorId="76C90ED7" wp14:editId="4A5699ED">
            <wp:extent cx="3736427" cy="2218925"/>
            <wp:effectExtent l="0" t="0" r="0" b="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pic:nvPicPr>
                  <pic:blipFill>
                    <a:blip r:embed="rId13"/>
                    <a:stretch>
                      <a:fillRect/>
                    </a:stretch>
                  </pic:blipFill>
                  <pic:spPr>
                    <a:xfrm>
                      <a:off x="0" y="0"/>
                      <a:ext cx="3740287" cy="2221217"/>
                    </a:xfrm>
                    <a:prstGeom prst="rect">
                      <a:avLst/>
                    </a:prstGeom>
                  </pic:spPr>
                </pic:pic>
              </a:graphicData>
            </a:graphic>
          </wp:inline>
        </w:drawing>
      </w:r>
    </w:p>
    <w:p w14:paraId="4705901B" w14:textId="676D1FFA" w:rsidR="009E7A30" w:rsidRDefault="003C527D">
      <w:pPr>
        <w:spacing w:line="276" w:lineRule="auto"/>
        <w:jc w:val="center"/>
        <w:rPr>
          <w:rFonts w:ascii="Times New Roman" w:hAnsi="Times New Roman" w:cs="Times New Roman"/>
          <w:sz w:val="24"/>
          <w:szCs w:val="24"/>
        </w:rPr>
        <w:pPrChange w:id="84" w:author="Joseph Tu Le" w:date="2021-11-19T22:18:00Z">
          <w:pPr>
            <w:jc w:val="center"/>
          </w:pPr>
        </w:pPrChange>
      </w:pPr>
      <w:r>
        <w:rPr>
          <w:rFonts w:ascii="Times New Roman" w:hAnsi="Times New Roman" w:cs="Times New Roman"/>
          <w:sz w:val="24"/>
          <w:szCs w:val="24"/>
        </w:rPr>
        <w:t>Figure 4 – State Space Matrices (with controller)</w:t>
      </w:r>
    </w:p>
    <w:p w14:paraId="578B94A4" w14:textId="22EE1A52" w:rsidR="00145E4A" w:rsidRDefault="00145E4A">
      <w:pPr>
        <w:spacing w:line="276" w:lineRule="auto"/>
        <w:rPr>
          <w:rFonts w:ascii="Times New Roman" w:hAnsi="Times New Roman" w:cs="Times New Roman"/>
          <w:sz w:val="24"/>
          <w:szCs w:val="24"/>
        </w:rPr>
        <w:pPrChange w:id="85" w:author="Joseph Tu Le" w:date="2021-11-19T22:18:00Z">
          <w:pPr/>
        </w:pPrChange>
      </w:pPr>
    </w:p>
    <w:p w14:paraId="23749016" w14:textId="07FDC0BE" w:rsidR="00641859" w:rsidRDefault="00641859">
      <w:pPr>
        <w:spacing w:line="276" w:lineRule="auto"/>
        <w:rPr>
          <w:rFonts w:ascii="Times New Roman" w:hAnsi="Times New Roman" w:cs="Times New Roman"/>
          <w:sz w:val="24"/>
          <w:szCs w:val="24"/>
        </w:rPr>
        <w:pPrChange w:id="86" w:author="Joseph Tu Le" w:date="2021-11-19T22:18:00Z">
          <w:pPr/>
        </w:pPrChange>
      </w:pPr>
      <w:r>
        <w:rPr>
          <w:rFonts w:ascii="Times New Roman" w:hAnsi="Times New Roman" w:cs="Times New Roman"/>
          <w:sz w:val="24"/>
          <w:szCs w:val="24"/>
        </w:rPr>
        <w:t>A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145E4A" w14:paraId="7E50C5A5" w14:textId="77777777" w:rsidTr="00145E4A">
        <w:tc>
          <w:tcPr>
            <w:tcW w:w="1558" w:type="dxa"/>
          </w:tcPr>
          <w:p w14:paraId="1CA3B642" w14:textId="45FA59C8" w:rsidR="00145E4A" w:rsidRDefault="00145E4A">
            <w:pPr>
              <w:spacing w:line="276" w:lineRule="auto"/>
              <w:jc w:val="center"/>
              <w:rPr>
                <w:rFonts w:ascii="Times New Roman" w:hAnsi="Times New Roman" w:cs="Times New Roman"/>
                <w:sz w:val="24"/>
                <w:szCs w:val="24"/>
              </w:rPr>
              <w:pPrChange w:id="87" w:author="Joseph Tu Le" w:date="2021-11-19T22:18:00Z">
                <w:pPr>
                  <w:jc w:val="center"/>
                </w:pPr>
              </w:pPrChange>
            </w:pPr>
            <w:r>
              <w:rPr>
                <w:rFonts w:ascii="Times New Roman" w:hAnsi="Times New Roman" w:cs="Times New Roman"/>
                <w:sz w:val="24"/>
                <w:szCs w:val="24"/>
              </w:rPr>
              <w:t>0</w:t>
            </w:r>
          </w:p>
        </w:tc>
        <w:tc>
          <w:tcPr>
            <w:tcW w:w="1558" w:type="dxa"/>
          </w:tcPr>
          <w:p w14:paraId="4F93B05B" w14:textId="3053312A" w:rsidR="00145E4A" w:rsidRDefault="00145E4A">
            <w:pPr>
              <w:spacing w:line="276" w:lineRule="auto"/>
              <w:jc w:val="center"/>
              <w:rPr>
                <w:rFonts w:ascii="Times New Roman" w:hAnsi="Times New Roman" w:cs="Times New Roman"/>
                <w:sz w:val="24"/>
                <w:szCs w:val="24"/>
              </w:rPr>
              <w:pPrChange w:id="88" w:author="Joseph Tu Le" w:date="2021-11-19T22:18:00Z">
                <w:pPr>
                  <w:jc w:val="center"/>
                </w:pPr>
              </w:pPrChange>
            </w:pPr>
            <w:r>
              <w:rPr>
                <w:rFonts w:ascii="Times New Roman" w:hAnsi="Times New Roman" w:cs="Times New Roman"/>
                <w:sz w:val="24"/>
                <w:szCs w:val="24"/>
              </w:rPr>
              <w:t>0</w:t>
            </w:r>
          </w:p>
        </w:tc>
        <w:tc>
          <w:tcPr>
            <w:tcW w:w="1558" w:type="dxa"/>
          </w:tcPr>
          <w:p w14:paraId="6FE17D9B" w14:textId="120EFC0E" w:rsidR="00145E4A" w:rsidRDefault="00145E4A">
            <w:pPr>
              <w:spacing w:line="276" w:lineRule="auto"/>
              <w:jc w:val="center"/>
              <w:rPr>
                <w:rFonts w:ascii="Times New Roman" w:hAnsi="Times New Roman" w:cs="Times New Roman"/>
                <w:sz w:val="24"/>
                <w:szCs w:val="24"/>
              </w:rPr>
              <w:pPrChange w:id="89" w:author="Joseph Tu Le" w:date="2021-11-19T22:18:00Z">
                <w:pPr>
                  <w:jc w:val="center"/>
                </w:pPr>
              </w:pPrChange>
            </w:pPr>
            <w:r>
              <w:rPr>
                <w:rFonts w:ascii="Times New Roman" w:hAnsi="Times New Roman" w:cs="Times New Roman"/>
                <w:sz w:val="24"/>
                <w:szCs w:val="24"/>
              </w:rPr>
              <w:t>1</w:t>
            </w:r>
          </w:p>
        </w:tc>
        <w:tc>
          <w:tcPr>
            <w:tcW w:w="1558" w:type="dxa"/>
          </w:tcPr>
          <w:p w14:paraId="389C8863" w14:textId="0291D421" w:rsidR="00145E4A" w:rsidRDefault="00145E4A">
            <w:pPr>
              <w:spacing w:line="276" w:lineRule="auto"/>
              <w:jc w:val="center"/>
              <w:rPr>
                <w:rFonts w:ascii="Times New Roman" w:hAnsi="Times New Roman" w:cs="Times New Roman"/>
                <w:sz w:val="24"/>
                <w:szCs w:val="24"/>
              </w:rPr>
              <w:pPrChange w:id="90" w:author="Joseph Tu Le" w:date="2021-11-19T22:18:00Z">
                <w:pPr>
                  <w:jc w:val="center"/>
                </w:pPr>
              </w:pPrChange>
            </w:pPr>
            <w:r>
              <w:rPr>
                <w:rFonts w:ascii="Times New Roman" w:hAnsi="Times New Roman" w:cs="Times New Roman"/>
                <w:sz w:val="24"/>
                <w:szCs w:val="24"/>
              </w:rPr>
              <w:t>0</w:t>
            </w:r>
          </w:p>
        </w:tc>
        <w:tc>
          <w:tcPr>
            <w:tcW w:w="1559" w:type="dxa"/>
          </w:tcPr>
          <w:p w14:paraId="68291927" w14:textId="2F83AE7C" w:rsidR="00145E4A" w:rsidRDefault="00145E4A">
            <w:pPr>
              <w:spacing w:line="276" w:lineRule="auto"/>
              <w:jc w:val="center"/>
              <w:rPr>
                <w:rFonts w:ascii="Times New Roman" w:hAnsi="Times New Roman" w:cs="Times New Roman"/>
                <w:sz w:val="24"/>
                <w:szCs w:val="24"/>
              </w:rPr>
              <w:pPrChange w:id="91" w:author="Joseph Tu Le" w:date="2021-11-19T22:18:00Z">
                <w:pPr>
                  <w:jc w:val="center"/>
                </w:pPr>
              </w:pPrChange>
            </w:pPr>
            <w:r>
              <w:rPr>
                <w:rFonts w:ascii="Times New Roman" w:hAnsi="Times New Roman" w:cs="Times New Roman"/>
                <w:sz w:val="24"/>
                <w:szCs w:val="24"/>
              </w:rPr>
              <w:t>0</w:t>
            </w:r>
          </w:p>
        </w:tc>
        <w:tc>
          <w:tcPr>
            <w:tcW w:w="1559" w:type="dxa"/>
          </w:tcPr>
          <w:p w14:paraId="0BB6C92F" w14:textId="69C9A33D" w:rsidR="00145E4A" w:rsidRDefault="00145E4A">
            <w:pPr>
              <w:spacing w:line="276" w:lineRule="auto"/>
              <w:jc w:val="center"/>
              <w:rPr>
                <w:rFonts w:ascii="Times New Roman" w:hAnsi="Times New Roman" w:cs="Times New Roman"/>
                <w:sz w:val="24"/>
                <w:szCs w:val="24"/>
              </w:rPr>
              <w:pPrChange w:id="92" w:author="Joseph Tu Le" w:date="2021-11-19T22:18:00Z">
                <w:pPr>
                  <w:jc w:val="center"/>
                </w:pPr>
              </w:pPrChange>
            </w:pPr>
            <w:r>
              <w:rPr>
                <w:rFonts w:ascii="Times New Roman" w:hAnsi="Times New Roman" w:cs="Times New Roman"/>
                <w:sz w:val="24"/>
                <w:szCs w:val="24"/>
              </w:rPr>
              <w:t>0</w:t>
            </w:r>
          </w:p>
        </w:tc>
      </w:tr>
      <w:tr w:rsidR="00145E4A" w14:paraId="4B8D0200" w14:textId="77777777" w:rsidTr="00145E4A">
        <w:tc>
          <w:tcPr>
            <w:tcW w:w="1558" w:type="dxa"/>
          </w:tcPr>
          <w:p w14:paraId="7BBB4645" w14:textId="778843FB" w:rsidR="00145E4A" w:rsidRDefault="00145E4A">
            <w:pPr>
              <w:spacing w:line="276" w:lineRule="auto"/>
              <w:jc w:val="center"/>
              <w:rPr>
                <w:rFonts w:ascii="Times New Roman" w:hAnsi="Times New Roman" w:cs="Times New Roman"/>
                <w:sz w:val="24"/>
                <w:szCs w:val="24"/>
              </w:rPr>
              <w:pPrChange w:id="93" w:author="Joseph Tu Le" w:date="2021-11-19T22:18:00Z">
                <w:pPr>
                  <w:jc w:val="center"/>
                </w:pPr>
              </w:pPrChange>
            </w:pPr>
            <w:r>
              <w:rPr>
                <w:rFonts w:ascii="Times New Roman" w:hAnsi="Times New Roman" w:cs="Times New Roman"/>
                <w:sz w:val="24"/>
                <w:szCs w:val="24"/>
              </w:rPr>
              <w:t>0</w:t>
            </w:r>
          </w:p>
        </w:tc>
        <w:tc>
          <w:tcPr>
            <w:tcW w:w="1558" w:type="dxa"/>
          </w:tcPr>
          <w:p w14:paraId="5A83C4AB" w14:textId="41A4F8CF" w:rsidR="00145E4A" w:rsidRDefault="00145E4A">
            <w:pPr>
              <w:spacing w:line="276" w:lineRule="auto"/>
              <w:jc w:val="center"/>
              <w:rPr>
                <w:rFonts w:ascii="Times New Roman" w:hAnsi="Times New Roman" w:cs="Times New Roman"/>
                <w:sz w:val="24"/>
                <w:szCs w:val="24"/>
              </w:rPr>
              <w:pPrChange w:id="94" w:author="Joseph Tu Le" w:date="2021-11-19T22:18:00Z">
                <w:pPr>
                  <w:jc w:val="center"/>
                </w:pPr>
              </w:pPrChange>
            </w:pPr>
            <w:r>
              <w:rPr>
                <w:rFonts w:ascii="Times New Roman" w:hAnsi="Times New Roman" w:cs="Times New Roman"/>
                <w:sz w:val="24"/>
                <w:szCs w:val="24"/>
              </w:rPr>
              <w:t>0</w:t>
            </w:r>
          </w:p>
        </w:tc>
        <w:tc>
          <w:tcPr>
            <w:tcW w:w="1558" w:type="dxa"/>
          </w:tcPr>
          <w:p w14:paraId="0C1CBADA" w14:textId="70E9E427" w:rsidR="00145E4A" w:rsidRDefault="00145E4A">
            <w:pPr>
              <w:spacing w:line="276" w:lineRule="auto"/>
              <w:jc w:val="center"/>
              <w:rPr>
                <w:rFonts w:ascii="Times New Roman" w:hAnsi="Times New Roman" w:cs="Times New Roman"/>
                <w:sz w:val="24"/>
                <w:szCs w:val="24"/>
              </w:rPr>
              <w:pPrChange w:id="95" w:author="Joseph Tu Le" w:date="2021-11-19T22:18:00Z">
                <w:pPr>
                  <w:jc w:val="center"/>
                </w:pPr>
              </w:pPrChange>
            </w:pPr>
            <w:r>
              <w:rPr>
                <w:rFonts w:ascii="Times New Roman" w:hAnsi="Times New Roman" w:cs="Times New Roman"/>
                <w:sz w:val="24"/>
                <w:szCs w:val="24"/>
              </w:rPr>
              <w:t>0</w:t>
            </w:r>
          </w:p>
        </w:tc>
        <w:tc>
          <w:tcPr>
            <w:tcW w:w="1558" w:type="dxa"/>
          </w:tcPr>
          <w:p w14:paraId="4538F1CC" w14:textId="63E86752" w:rsidR="00145E4A" w:rsidRDefault="00145E4A">
            <w:pPr>
              <w:spacing w:line="276" w:lineRule="auto"/>
              <w:jc w:val="center"/>
              <w:rPr>
                <w:rFonts w:ascii="Times New Roman" w:hAnsi="Times New Roman" w:cs="Times New Roman"/>
                <w:sz w:val="24"/>
                <w:szCs w:val="24"/>
              </w:rPr>
              <w:pPrChange w:id="96" w:author="Joseph Tu Le" w:date="2021-11-19T22:18:00Z">
                <w:pPr>
                  <w:jc w:val="center"/>
                </w:pPr>
              </w:pPrChange>
            </w:pPr>
            <w:r>
              <w:rPr>
                <w:rFonts w:ascii="Times New Roman" w:hAnsi="Times New Roman" w:cs="Times New Roman"/>
                <w:sz w:val="24"/>
                <w:szCs w:val="24"/>
              </w:rPr>
              <w:t>1</w:t>
            </w:r>
          </w:p>
        </w:tc>
        <w:tc>
          <w:tcPr>
            <w:tcW w:w="1559" w:type="dxa"/>
          </w:tcPr>
          <w:p w14:paraId="34A0E638" w14:textId="57E2ACE5" w:rsidR="00145E4A" w:rsidRDefault="00145E4A">
            <w:pPr>
              <w:spacing w:line="276" w:lineRule="auto"/>
              <w:jc w:val="center"/>
              <w:rPr>
                <w:rFonts w:ascii="Times New Roman" w:hAnsi="Times New Roman" w:cs="Times New Roman"/>
                <w:sz w:val="24"/>
                <w:szCs w:val="24"/>
              </w:rPr>
              <w:pPrChange w:id="97" w:author="Joseph Tu Le" w:date="2021-11-19T22:18:00Z">
                <w:pPr>
                  <w:jc w:val="center"/>
                </w:pPr>
              </w:pPrChange>
            </w:pPr>
            <w:r>
              <w:rPr>
                <w:rFonts w:ascii="Times New Roman" w:hAnsi="Times New Roman" w:cs="Times New Roman"/>
                <w:sz w:val="24"/>
                <w:szCs w:val="24"/>
              </w:rPr>
              <w:t>0</w:t>
            </w:r>
          </w:p>
        </w:tc>
        <w:tc>
          <w:tcPr>
            <w:tcW w:w="1559" w:type="dxa"/>
          </w:tcPr>
          <w:p w14:paraId="1BACB448" w14:textId="2E0FA96E" w:rsidR="00145E4A" w:rsidRDefault="00145E4A">
            <w:pPr>
              <w:spacing w:line="276" w:lineRule="auto"/>
              <w:jc w:val="center"/>
              <w:rPr>
                <w:rFonts w:ascii="Times New Roman" w:hAnsi="Times New Roman" w:cs="Times New Roman"/>
                <w:sz w:val="24"/>
                <w:szCs w:val="24"/>
              </w:rPr>
              <w:pPrChange w:id="98" w:author="Joseph Tu Le" w:date="2021-11-19T22:18:00Z">
                <w:pPr>
                  <w:jc w:val="center"/>
                </w:pPr>
              </w:pPrChange>
            </w:pPr>
            <w:r>
              <w:rPr>
                <w:rFonts w:ascii="Times New Roman" w:hAnsi="Times New Roman" w:cs="Times New Roman"/>
                <w:sz w:val="24"/>
                <w:szCs w:val="24"/>
              </w:rPr>
              <w:t>0</w:t>
            </w:r>
          </w:p>
        </w:tc>
      </w:tr>
      <w:tr w:rsidR="00145E4A" w14:paraId="7BEC200E" w14:textId="77777777" w:rsidTr="00145E4A">
        <w:tc>
          <w:tcPr>
            <w:tcW w:w="1558" w:type="dxa"/>
          </w:tcPr>
          <w:p w14:paraId="7B929DA7" w14:textId="199C6C84" w:rsidR="00145E4A" w:rsidRDefault="00145E4A">
            <w:pPr>
              <w:spacing w:line="276" w:lineRule="auto"/>
              <w:jc w:val="center"/>
              <w:rPr>
                <w:rFonts w:ascii="Times New Roman" w:hAnsi="Times New Roman" w:cs="Times New Roman"/>
                <w:sz w:val="24"/>
                <w:szCs w:val="24"/>
              </w:rPr>
              <w:pPrChange w:id="99" w:author="Joseph Tu Le" w:date="2021-11-19T22:18:00Z">
                <w:pPr>
                  <w:jc w:val="center"/>
                </w:pPr>
              </w:pPrChange>
            </w:pPr>
            <w:r>
              <w:rPr>
                <w:rFonts w:ascii="Times New Roman" w:hAnsi="Times New Roman" w:cs="Times New Roman"/>
                <w:sz w:val="24"/>
                <w:szCs w:val="24"/>
              </w:rPr>
              <w:t>.3,6162</w:t>
            </w:r>
          </w:p>
        </w:tc>
        <w:tc>
          <w:tcPr>
            <w:tcW w:w="1558" w:type="dxa"/>
          </w:tcPr>
          <w:p w14:paraId="42B6FFD6" w14:textId="29E3AB71" w:rsidR="00145E4A" w:rsidRDefault="00145E4A">
            <w:pPr>
              <w:spacing w:line="276" w:lineRule="auto"/>
              <w:jc w:val="center"/>
              <w:rPr>
                <w:rFonts w:ascii="Times New Roman" w:hAnsi="Times New Roman" w:cs="Times New Roman"/>
                <w:sz w:val="24"/>
                <w:szCs w:val="24"/>
              </w:rPr>
              <w:pPrChange w:id="100" w:author="Joseph Tu Le" w:date="2021-11-19T22:18:00Z">
                <w:pPr>
                  <w:jc w:val="center"/>
                </w:pPr>
              </w:pPrChange>
            </w:pPr>
            <w:r>
              <w:rPr>
                <w:rFonts w:ascii="Times New Roman" w:hAnsi="Times New Roman" w:cs="Times New Roman"/>
                <w:sz w:val="24"/>
                <w:szCs w:val="24"/>
              </w:rPr>
              <w:t>0</w:t>
            </w:r>
          </w:p>
        </w:tc>
        <w:tc>
          <w:tcPr>
            <w:tcW w:w="1558" w:type="dxa"/>
          </w:tcPr>
          <w:p w14:paraId="01818B70" w14:textId="17512E5C" w:rsidR="00145E4A" w:rsidRDefault="00145E4A">
            <w:pPr>
              <w:spacing w:line="276" w:lineRule="auto"/>
              <w:jc w:val="center"/>
              <w:rPr>
                <w:rFonts w:ascii="Times New Roman" w:hAnsi="Times New Roman" w:cs="Times New Roman"/>
                <w:sz w:val="24"/>
                <w:szCs w:val="24"/>
              </w:rPr>
              <w:pPrChange w:id="101" w:author="Joseph Tu Le" w:date="2021-11-19T22:18:00Z">
                <w:pPr>
                  <w:jc w:val="center"/>
                </w:pPr>
              </w:pPrChange>
            </w:pPr>
            <w:r>
              <w:rPr>
                <w:rFonts w:ascii="Times New Roman" w:hAnsi="Times New Roman" w:cs="Times New Roman"/>
                <w:sz w:val="24"/>
                <w:szCs w:val="24"/>
              </w:rPr>
              <w:t>-.2</w:t>
            </w:r>
          </w:p>
        </w:tc>
        <w:tc>
          <w:tcPr>
            <w:tcW w:w="1558" w:type="dxa"/>
          </w:tcPr>
          <w:p w14:paraId="61CF013B" w14:textId="1E34D6A9" w:rsidR="00145E4A" w:rsidRDefault="00145E4A">
            <w:pPr>
              <w:spacing w:line="276" w:lineRule="auto"/>
              <w:jc w:val="center"/>
              <w:rPr>
                <w:rFonts w:ascii="Times New Roman" w:hAnsi="Times New Roman" w:cs="Times New Roman"/>
                <w:sz w:val="24"/>
                <w:szCs w:val="24"/>
              </w:rPr>
              <w:pPrChange w:id="102" w:author="Joseph Tu Le" w:date="2021-11-19T22:18:00Z">
                <w:pPr>
                  <w:jc w:val="center"/>
                </w:pPr>
              </w:pPrChange>
            </w:pPr>
            <w:r>
              <w:rPr>
                <w:rFonts w:ascii="Times New Roman" w:hAnsi="Times New Roman" w:cs="Times New Roman"/>
                <w:sz w:val="24"/>
                <w:szCs w:val="24"/>
              </w:rPr>
              <w:t>0</w:t>
            </w:r>
          </w:p>
        </w:tc>
        <w:tc>
          <w:tcPr>
            <w:tcW w:w="1559" w:type="dxa"/>
          </w:tcPr>
          <w:p w14:paraId="5D6F2174" w14:textId="6C1BC53E" w:rsidR="00145E4A" w:rsidRDefault="00145E4A">
            <w:pPr>
              <w:spacing w:line="276" w:lineRule="auto"/>
              <w:jc w:val="center"/>
              <w:rPr>
                <w:rFonts w:ascii="Times New Roman" w:hAnsi="Times New Roman" w:cs="Times New Roman"/>
                <w:sz w:val="24"/>
                <w:szCs w:val="24"/>
              </w:rPr>
              <w:pPrChange w:id="103" w:author="Joseph Tu Le" w:date="2021-11-19T22:18:00Z">
                <w:pPr>
                  <w:jc w:val="center"/>
                </w:pPr>
              </w:pPrChange>
            </w:pPr>
            <w:r>
              <w:rPr>
                <w:rFonts w:ascii="Times New Roman" w:hAnsi="Times New Roman" w:cs="Times New Roman"/>
                <w:sz w:val="24"/>
                <w:szCs w:val="24"/>
              </w:rPr>
              <w:t>0</w:t>
            </w:r>
          </w:p>
        </w:tc>
        <w:tc>
          <w:tcPr>
            <w:tcW w:w="1559" w:type="dxa"/>
          </w:tcPr>
          <w:p w14:paraId="0B634F76" w14:textId="006AD00B" w:rsidR="00145E4A" w:rsidRDefault="00145E4A">
            <w:pPr>
              <w:spacing w:line="276" w:lineRule="auto"/>
              <w:jc w:val="center"/>
              <w:rPr>
                <w:rFonts w:ascii="Times New Roman" w:hAnsi="Times New Roman" w:cs="Times New Roman"/>
                <w:sz w:val="24"/>
                <w:szCs w:val="24"/>
              </w:rPr>
              <w:pPrChange w:id="104" w:author="Joseph Tu Le" w:date="2021-11-19T22:18:00Z">
                <w:pPr>
                  <w:jc w:val="center"/>
                </w:pPr>
              </w:pPrChange>
            </w:pPr>
            <w:r>
              <w:rPr>
                <w:rFonts w:ascii="Times New Roman" w:hAnsi="Times New Roman" w:cs="Times New Roman"/>
                <w:sz w:val="24"/>
                <w:szCs w:val="24"/>
              </w:rPr>
              <w:t>0</w:t>
            </w:r>
          </w:p>
        </w:tc>
      </w:tr>
      <w:tr w:rsidR="00145E4A" w14:paraId="590C0789" w14:textId="77777777" w:rsidTr="00145E4A">
        <w:tc>
          <w:tcPr>
            <w:tcW w:w="1558" w:type="dxa"/>
          </w:tcPr>
          <w:p w14:paraId="2C96B026" w14:textId="1CBBD47F" w:rsidR="00145E4A" w:rsidRDefault="00145E4A">
            <w:pPr>
              <w:spacing w:line="276" w:lineRule="auto"/>
              <w:jc w:val="center"/>
              <w:rPr>
                <w:rFonts w:ascii="Times New Roman" w:hAnsi="Times New Roman" w:cs="Times New Roman"/>
                <w:sz w:val="24"/>
                <w:szCs w:val="24"/>
              </w:rPr>
              <w:pPrChange w:id="105" w:author="Joseph Tu Le" w:date="2021-11-19T22:18:00Z">
                <w:pPr>
                  <w:jc w:val="center"/>
                </w:pPr>
              </w:pPrChange>
            </w:pPr>
            <w:r>
              <w:rPr>
                <w:rFonts w:ascii="Times New Roman" w:hAnsi="Times New Roman" w:cs="Times New Roman"/>
                <w:sz w:val="24"/>
                <w:szCs w:val="24"/>
              </w:rPr>
              <w:t>0</w:t>
            </w:r>
          </w:p>
        </w:tc>
        <w:tc>
          <w:tcPr>
            <w:tcW w:w="1558" w:type="dxa"/>
          </w:tcPr>
          <w:p w14:paraId="2BF06D69" w14:textId="6CD3BCD7" w:rsidR="00145E4A" w:rsidRDefault="00145E4A">
            <w:pPr>
              <w:spacing w:line="276" w:lineRule="auto"/>
              <w:jc w:val="center"/>
              <w:rPr>
                <w:rFonts w:ascii="Times New Roman" w:hAnsi="Times New Roman" w:cs="Times New Roman"/>
                <w:sz w:val="24"/>
                <w:szCs w:val="24"/>
              </w:rPr>
              <w:pPrChange w:id="106" w:author="Joseph Tu Le" w:date="2021-11-19T22:18:00Z">
                <w:pPr>
                  <w:jc w:val="center"/>
                </w:pPr>
              </w:pPrChange>
            </w:pPr>
            <w:r>
              <w:rPr>
                <w:rFonts w:ascii="Times New Roman" w:hAnsi="Times New Roman" w:cs="Times New Roman"/>
                <w:sz w:val="24"/>
                <w:szCs w:val="24"/>
              </w:rPr>
              <w:t>0</w:t>
            </w:r>
          </w:p>
        </w:tc>
        <w:tc>
          <w:tcPr>
            <w:tcW w:w="1558" w:type="dxa"/>
          </w:tcPr>
          <w:p w14:paraId="41A2132F" w14:textId="12006BFF" w:rsidR="00145E4A" w:rsidRDefault="00145E4A">
            <w:pPr>
              <w:spacing w:line="276" w:lineRule="auto"/>
              <w:jc w:val="center"/>
              <w:rPr>
                <w:rFonts w:ascii="Times New Roman" w:hAnsi="Times New Roman" w:cs="Times New Roman"/>
                <w:sz w:val="24"/>
                <w:szCs w:val="24"/>
              </w:rPr>
              <w:pPrChange w:id="107" w:author="Joseph Tu Le" w:date="2021-11-19T22:18:00Z">
                <w:pPr>
                  <w:jc w:val="center"/>
                </w:pPr>
              </w:pPrChange>
            </w:pPr>
            <w:r>
              <w:rPr>
                <w:rFonts w:ascii="Times New Roman" w:hAnsi="Times New Roman" w:cs="Times New Roman"/>
                <w:sz w:val="24"/>
                <w:szCs w:val="24"/>
              </w:rPr>
              <w:t>0</w:t>
            </w:r>
          </w:p>
        </w:tc>
        <w:tc>
          <w:tcPr>
            <w:tcW w:w="1558" w:type="dxa"/>
          </w:tcPr>
          <w:p w14:paraId="01C6DB34" w14:textId="19F20E0D" w:rsidR="00145E4A" w:rsidRDefault="00145E4A">
            <w:pPr>
              <w:spacing w:line="276" w:lineRule="auto"/>
              <w:jc w:val="center"/>
              <w:rPr>
                <w:rFonts w:ascii="Times New Roman" w:hAnsi="Times New Roman" w:cs="Times New Roman"/>
                <w:sz w:val="24"/>
                <w:szCs w:val="24"/>
              </w:rPr>
              <w:pPrChange w:id="108" w:author="Joseph Tu Le" w:date="2021-11-19T22:18:00Z">
                <w:pPr>
                  <w:jc w:val="center"/>
                </w:pPr>
              </w:pPrChange>
            </w:pPr>
            <w:r>
              <w:rPr>
                <w:rFonts w:ascii="Times New Roman" w:hAnsi="Times New Roman" w:cs="Times New Roman"/>
                <w:sz w:val="24"/>
                <w:szCs w:val="24"/>
              </w:rPr>
              <w:t>-.1325</w:t>
            </w:r>
          </w:p>
        </w:tc>
        <w:tc>
          <w:tcPr>
            <w:tcW w:w="1559" w:type="dxa"/>
          </w:tcPr>
          <w:p w14:paraId="44D4074C" w14:textId="353BD673" w:rsidR="00145E4A" w:rsidRDefault="00145E4A">
            <w:pPr>
              <w:spacing w:line="276" w:lineRule="auto"/>
              <w:jc w:val="center"/>
              <w:rPr>
                <w:rFonts w:ascii="Times New Roman" w:hAnsi="Times New Roman" w:cs="Times New Roman"/>
                <w:sz w:val="24"/>
                <w:szCs w:val="24"/>
              </w:rPr>
              <w:pPrChange w:id="109" w:author="Joseph Tu Le" w:date="2021-11-19T22:18:00Z">
                <w:pPr>
                  <w:jc w:val="center"/>
                </w:pPr>
              </w:pPrChange>
            </w:pPr>
            <w:r>
              <w:rPr>
                <w:rFonts w:ascii="Times New Roman" w:hAnsi="Times New Roman" w:cs="Times New Roman"/>
                <w:sz w:val="24"/>
                <w:szCs w:val="24"/>
              </w:rPr>
              <w:t>0</w:t>
            </w:r>
          </w:p>
        </w:tc>
        <w:tc>
          <w:tcPr>
            <w:tcW w:w="1559" w:type="dxa"/>
          </w:tcPr>
          <w:p w14:paraId="1528CB4D" w14:textId="539ED830" w:rsidR="00145E4A" w:rsidRDefault="00145E4A">
            <w:pPr>
              <w:spacing w:line="276" w:lineRule="auto"/>
              <w:jc w:val="center"/>
              <w:rPr>
                <w:rFonts w:ascii="Times New Roman" w:hAnsi="Times New Roman" w:cs="Times New Roman"/>
                <w:sz w:val="24"/>
                <w:szCs w:val="24"/>
              </w:rPr>
              <w:pPrChange w:id="110" w:author="Joseph Tu Le" w:date="2021-11-19T22:18:00Z">
                <w:pPr>
                  <w:jc w:val="center"/>
                </w:pPr>
              </w:pPrChange>
            </w:pPr>
            <w:r>
              <w:rPr>
                <w:rFonts w:ascii="Times New Roman" w:hAnsi="Times New Roman" w:cs="Times New Roman"/>
                <w:sz w:val="24"/>
                <w:szCs w:val="24"/>
              </w:rPr>
              <w:t>0</w:t>
            </w:r>
          </w:p>
        </w:tc>
      </w:tr>
      <w:tr w:rsidR="00145E4A" w14:paraId="64635875" w14:textId="77777777" w:rsidTr="00145E4A">
        <w:tc>
          <w:tcPr>
            <w:tcW w:w="1558" w:type="dxa"/>
          </w:tcPr>
          <w:p w14:paraId="3D8A064F" w14:textId="582B5955" w:rsidR="00145E4A" w:rsidRDefault="00145E4A">
            <w:pPr>
              <w:spacing w:line="276" w:lineRule="auto"/>
              <w:jc w:val="center"/>
              <w:rPr>
                <w:rFonts w:ascii="Times New Roman" w:hAnsi="Times New Roman" w:cs="Times New Roman"/>
                <w:sz w:val="24"/>
                <w:szCs w:val="24"/>
              </w:rPr>
              <w:pPrChange w:id="111" w:author="Joseph Tu Le" w:date="2021-11-19T22:18:00Z">
                <w:pPr>
                  <w:jc w:val="center"/>
                </w:pPr>
              </w:pPrChange>
            </w:pPr>
            <w:r>
              <w:rPr>
                <w:rFonts w:ascii="Times New Roman" w:hAnsi="Times New Roman" w:cs="Times New Roman"/>
                <w:sz w:val="24"/>
                <w:szCs w:val="24"/>
              </w:rPr>
              <w:t>1</w:t>
            </w:r>
          </w:p>
        </w:tc>
        <w:tc>
          <w:tcPr>
            <w:tcW w:w="1558" w:type="dxa"/>
          </w:tcPr>
          <w:p w14:paraId="7320E1FB" w14:textId="2A03EA0E" w:rsidR="00145E4A" w:rsidRDefault="00145E4A">
            <w:pPr>
              <w:spacing w:line="276" w:lineRule="auto"/>
              <w:jc w:val="center"/>
              <w:rPr>
                <w:rFonts w:ascii="Times New Roman" w:hAnsi="Times New Roman" w:cs="Times New Roman"/>
                <w:sz w:val="24"/>
                <w:szCs w:val="24"/>
              </w:rPr>
              <w:pPrChange w:id="112" w:author="Joseph Tu Le" w:date="2021-11-19T22:18:00Z">
                <w:pPr>
                  <w:jc w:val="center"/>
                </w:pPr>
              </w:pPrChange>
            </w:pPr>
            <w:r>
              <w:rPr>
                <w:rFonts w:ascii="Times New Roman" w:hAnsi="Times New Roman" w:cs="Times New Roman"/>
                <w:sz w:val="24"/>
                <w:szCs w:val="24"/>
              </w:rPr>
              <w:t>0</w:t>
            </w:r>
          </w:p>
        </w:tc>
        <w:tc>
          <w:tcPr>
            <w:tcW w:w="1558" w:type="dxa"/>
          </w:tcPr>
          <w:p w14:paraId="4F8A5FDB" w14:textId="7336F645" w:rsidR="00145E4A" w:rsidRDefault="00145E4A">
            <w:pPr>
              <w:spacing w:line="276" w:lineRule="auto"/>
              <w:jc w:val="center"/>
              <w:rPr>
                <w:rFonts w:ascii="Times New Roman" w:hAnsi="Times New Roman" w:cs="Times New Roman"/>
                <w:sz w:val="24"/>
                <w:szCs w:val="24"/>
              </w:rPr>
              <w:pPrChange w:id="113" w:author="Joseph Tu Le" w:date="2021-11-19T22:18:00Z">
                <w:pPr>
                  <w:jc w:val="center"/>
                </w:pPr>
              </w:pPrChange>
            </w:pPr>
            <w:r>
              <w:rPr>
                <w:rFonts w:ascii="Times New Roman" w:hAnsi="Times New Roman" w:cs="Times New Roman"/>
                <w:sz w:val="24"/>
                <w:szCs w:val="24"/>
              </w:rPr>
              <w:t>0</w:t>
            </w:r>
          </w:p>
        </w:tc>
        <w:tc>
          <w:tcPr>
            <w:tcW w:w="1558" w:type="dxa"/>
          </w:tcPr>
          <w:p w14:paraId="0A8C3033" w14:textId="1E92B772" w:rsidR="00145E4A" w:rsidRDefault="00145E4A">
            <w:pPr>
              <w:spacing w:line="276" w:lineRule="auto"/>
              <w:jc w:val="center"/>
              <w:rPr>
                <w:rFonts w:ascii="Times New Roman" w:hAnsi="Times New Roman" w:cs="Times New Roman"/>
                <w:sz w:val="24"/>
                <w:szCs w:val="24"/>
              </w:rPr>
              <w:pPrChange w:id="114" w:author="Joseph Tu Le" w:date="2021-11-19T22:18:00Z">
                <w:pPr>
                  <w:jc w:val="center"/>
                </w:pPr>
              </w:pPrChange>
            </w:pPr>
            <w:r>
              <w:rPr>
                <w:rFonts w:ascii="Times New Roman" w:hAnsi="Times New Roman" w:cs="Times New Roman"/>
                <w:sz w:val="24"/>
                <w:szCs w:val="24"/>
              </w:rPr>
              <w:t>0</w:t>
            </w:r>
          </w:p>
        </w:tc>
        <w:tc>
          <w:tcPr>
            <w:tcW w:w="1559" w:type="dxa"/>
          </w:tcPr>
          <w:p w14:paraId="3F21CDA0" w14:textId="7D9445FC" w:rsidR="00145E4A" w:rsidRDefault="00145E4A">
            <w:pPr>
              <w:spacing w:line="276" w:lineRule="auto"/>
              <w:jc w:val="center"/>
              <w:rPr>
                <w:rFonts w:ascii="Times New Roman" w:hAnsi="Times New Roman" w:cs="Times New Roman"/>
                <w:sz w:val="24"/>
                <w:szCs w:val="24"/>
              </w:rPr>
              <w:pPrChange w:id="115" w:author="Joseph Tu Le" w:date="2021-11-19T22:18:00Z">
                <w:pPr>
                  <w:jc w:val="center"/>
                </w:pPr>
              </w:pPrChange>
            </w:pPr>
            <w:r>
              <w:rPr>
                <w:rFonts w:ascii="Times New Roman" w:hAnsi="Times New Roman" w:cs="Times New Roman"/>
                <w:sz w:val="24"/>
                <w:szCs w:val="24"/>
              </w:rPr>
              <w:t>0</w:t>
            </w:r>
          </w:p>
        </w:tc>
        <w:tc>
          <w:tcPr>
            <w:tcW w:w="1559" w:type="dxa"/>
          </w:tcPr>
          <w:p w14:paraId="0EDA3657" w14:textId="3C4DCFE1" w:rsidR="00145E4A" w:rsidRDefault="00145E4A">
            <w:pPr>
              <w:spacing w:line="276" w:lineRule="auto"/>
              <w:jc w:val="center"/>
              <w:rPr>
                <w:rFonts w:ascii="Times New Roman" w:hAnsi="Times New Roman" w:cs="Times New Roman"/>
                <w:sz w:val="24"/>
                <w:szCs w:val="24"/>
              </w:rPr>
              <w:pPrChange w:id="116" w:author="Joseph Tu Le" w:date="2021-11-19T22:18:00Z">
                <w:pPr>
                  <w:jc w:val="center"/>
                </w:pPr>
              </w:pPrChange>
            </w:pPr>
            <w:r>
              <w:rPr>
                <w:rFonts w:ascii="Times New Roman" w:hAnsi="Times New Roman" w:cs="Times New Roman"/>
                <w:sz w:val="24"/>
                <w:szCs w:val="24"/>
              </w:rPr>
              <w:t>0</w:t>
            </w:r>
          </w:p>
        </w:tc>
      </w:tr>
      <w:tr w:rsidR="00145E4A" w14:paraId="638D7CD1" w14:textId="77777777" w:rsidTr="00145E4A">
        <w:tc>
          <w:tcPr>
            <w:tcW w:w="1558" w:type="dxa"/>
          </w:tcPr>
          <w:p w14:paraId="52456AD4" w14:textId="102CC3FB" w:rsidR="00145E4A" w:rsidRDefault="00145E4A">
            <w:pPr>
              <w:spacing w:line="276" w:lineRule="auto"/>
              <w:jc w:val="center"/>
              <w:rPr>
                <w:rFonts w:ascii="Times New Roman" w:hAnsi="Times New Roman" w:cs="Times New Roman"/>
                <w:sz w:val="24"/>
                <w:szCs w:val="24"/>
              </w:rPr>
              <w:pPrChange w:id="117" w:author="Joseph Tu Le" w:date="2021-11-19T22:18:00Z">
                <w:pPr>
                  <w:jc w:val="center"/>
                </w:pPr>
              </w:pPrChange>
            </w:pPr>
            <w:r>
              <w:rPr>
                <w:rFonts w:ascii="Times New Roman" w:hAnsi="Times New Roman" w:cs="Times New Roman"/>
                <w:sz w:val="24"/>
                <w:szCs w:val="24"/>
              </w:rPr>
              <w:t>0</w:t>
            </w:r>
          </w:p>
        </w:tc>
        <w:tc>
          <w:tcPr>
            <w:tcW w:w="1558" w:type="dxa"/>
          </w:tcPr>
          <w:p w14:paraId="4C201730" w14:textId="20673479" w:rsidR="00145E4A" w:rsidRDefault="00145E4A">
            <w:pPr>
              <w:spacing w:line="276" w:lineRule="auto"/>
              <w:jc w:val="center"/>
              <w:rPr>
                <w:rFonts w:ascii="Times New Roman" w:hAnsi="Times New Roman" w:cs="Times New Roman"/>
                <w:sz w:val="24"/>
                <w:szCs w:val="24"/>
              </w:rPr>
              <w:pPrChange w:id="118" w:author="Joseph Tu Le" w:date="2021-11-19T22:18:00Z">
                <w:pPr>
                  <w:jc w:val="center"/>
                </w:pPr>
              </w:pPrChange>
            </w:pPr>
            <w:r>
              <w:rPr>
                <w:rFonts w:ascii="Times New Roman" w:hAnsi="Times New Roman" w:cs="Times New Roman"/>
                <w:sz w:val="24"/>
                <w:szCs w:val="24"/>
              </w:rPr>
              <w:t>1</w:t>
            </w:r>
          </w:p>
        </w:tc>
        <w:tc>
          <w:tcPr>
            <w:tcW w:w="1558" w:type="dxa"/>
          </w:tcPr>
          <w:p w14:paraId="062673EB" w14:textId="3254D9F4" w:rsidR="00145E4A" w:rsidRDefault="00145E4A">
            <w:pPr>
              <w:spacing w:line="276" w:lineRule="auto"/>
              <w:jc w:val="center"/>
              <w:rPr>
                <w:rFonts w:ascii="Times New Roman" w:hAnsi="Times New Roman" w:cs="Times New Roman"/>
                <w:sz w:val="24"/>
                <w:szCs w:val="24"/>
              </w:rPr>
              <w:pPrChange w:id="119" w:author="Joseph Tu Le" w:date="2021-11-19T22:18:00Z">
                <w:pPr>
                  <w:jc w:val="center"/>
                </w:pPr>
              </w:pPrChange>
            </w:pPr>
            <w:r>
              <w:rPr>
                <w:rFonts w:ascii="Times New Roman" w:hAnsi="Times New Roman" w:cs="Times New Roman"/>
                <w:sz w:val="24"/>
                <w:szCs w:val="24"/>
              </w:rPr>
              <w:t>0</w:t>
            </w:r>
          </w:p>
        </w:tc>
        <w:tc>
          <w:tcPr>
            <w:tcW w:w="1558" w:type="dxa"/>
          </w:tcPr>
          <w:p w14:paraId="0C39ABEE" w14:textId="7C3A30DE" w:rsidR="00145E4A" w:rsidRDefault="00145E4A">
            <w:pPr>
              <w:spacing w:line="276" w:lineRule="auto"/>
              <w:jc w:val="center"/>
              <w:rPr>
                <w:rFonts w:ascii="Times New Roman" w:hAnsi="Times New Roman" w:cs="Times New Roman"/>
                <w:sz w:val="24"/>
                <w:szCs w:val="24"/>
              </w:rPr>
              <w:pPrChange w:id="120" w:author="Joseph Tu Le" w:date="2021-11-19T22:18:00Z">
                <w:pPr>
                  <w:jc w:val="center"/>
                </w:pPr>
              </w:pPrChange>
            </w:pPr>
            <w:r>
              <w:rPr>
                <w:rFonts w:ascii="Times New Roman" w:hAnsi="Times New Roman" w:cs="Times New Roman"/>
                <w:sz w:val="24"/>
                <w:szCs w:val="24"/>
              </w:rPr>
              <w:t>0</w:t>
            </w:r>
          </w:p>
        </w:tc>
        <w:tc>
          <w:tcPr>
            <w:tcW w:w="1559" w:type="dxa"/>
          </w:tcPr>
          <w:p w14:paraId="1B858DB9" w14:textId="5F719C93" w:rsidR="00145E4A" w:rsidRDefault="00145E4A">
            <w:pPr>
              <w:spacing w:line="276" w:lineRule="auto"/>
              <w:jc w:val="center"/>
              <w:rPr>
                <w:rFonts w:ascii="Times New Roman" w:hAnsi="Times New Roman" w:cs="Times New Roman"/>
                <w:sz w:val="24"/>
                <w:szCs w:val="24"/>
              </w:rPr>
              <w:pPrChange w:id="121" w:author="Joseph Tu Le" w:date="2021-11-19T22:18:00Z">
                <w:pPr>
                  <w:jc w:val="center"/>
                </w:pPr>
              </w:pPrChange>
            </w:pPr>
            <w:r>
              <w:rPr>
                <w:rFonts w:ascii="Times New Roman" w:hAnsi="Times New Roman" w:cs="Times New Roman"/>
                <w:sz w:val="24"/>
                <w:szCs w:val="24"/>
              </w:rPr>
              <w:t>0</w:t>
            </w:r>
          </w:p>
        </w:tc>
        <w:tc>
          <w:tcPr>
            <w:tcW w:w="1559" w:type="dxa"/>
          </w:tcPr>
          <w:p w14:paraId="6D9AB7E3" w14:textId="24908AD8" w:rsidR="00145E4A" w:rsidRDefault="00145E4A">
            <w:pPr>
              <w:spacing w:line="276" w:lineRule="auto"/>
              <w:jc w:val="center"/>
              <w:rPr>
                <w:rFonts w:ascii="Times New Roman" w:hAnsi="Times New Roman" w:cs="Times New Roman"/>
                <w:sz w:val="24"/>
                <w:szCs w:val="24"/>
              </w:rPr>
              <w:pPrChange w:id="122" w:author="Joseph Tu Le" w:date="2021-11-19T22:18:00Z">
                <w:pPr>
                  <w:jc w:val="center"/>
                </w:pPr>
              </w:pPrChange>
            </w:pPr>
            <w:r>
              <w:rPr>
                <w:rFonts w:ascii="Times New Roman" w:hAnsi="Times New Roman" w:cs="Times New Roman"/>
                <w:sz w:val="24"/>
                <w:szCs w:val="24"/>
              </w:rPr>
              <w:t>0</w:t>
            </w:r>
          </w:p>
        </w:tc>
      </w:tr>
    </w:tbl>
    <w:p w14:paraId="750B5FFA" w14:textId="116473C3" w:rsidR="00641859" w:rsidRDefault="00641859">
      <w:pPr>
        <w:spacing w:line="276" w:lineRule="auto"/>
        <w:rPr>
          <w:rFonts w:ascii="Times New Roman" w:hAnsi="Times New Roman" w:cs="Times New Roman"/>
          <w:sz w:val="24"/>
          <w:szCs w:val="24"/>
        </w:rPr>
        <w:pPrChange w:id="123" w:author="Joseph Tu Le" w:date="2021-11-19T22:18:00Z">
          <w:pPr/>
        </w:pPrChange>
      </w:pPr>
    </w:p>
    <w:p w14:paraId="27EA6EC5" w14:textId="77777777" w:rsidR="00641859" w:rsidRDefault="00641859">
      <w:pPr>
        <w:spacing w:line="276" w:lineRule="auto"/>
        <w:rPr>
          <w:rFonts w:ascii="Times New Roman" w:hAnsi="Times New Roman" w:cs="Times New Roman"/>
          <w:sz w:val="24"/>
          <w:szCs w:val="24"/>
        </w:rPr>
        <w:pPrChange w:id="124" w:author="Joseph Tu Le" w:date="2021-11-19T22:18:00Z">
          <w:pPr/>
        </w:pPrChange>
      </w:pPr>
      <w:r>
        <w:rPr>
          <w:rFonts w:ascii="Times New Roman" w:hAnsi="Times New Roman" w:cs="Times New Roman"/>
          <w:sz w:val="24"/>
          <w:szCs w:val="24"/>
        </w:rPr>
        <w:t xml:space="preserve">B = </w:t>
      </w:r>
    </w:p>
    <w:tbl>
      <w:tblPr>
        <w:tblStyle w:val="TableGrid"/>
        <w:tblW w:w="0" w:type="auto"/>
        <w:tblLook w:val="04A0" w:firstRow="1" w:lastRow="0" w:firstColumn="1" w:lastColumn="0" w:noHBand="0" w:noVBand="1"/>
      </w:tblPr>
      <w:tblGrid>
        <w:gridCol w:w="4675"/>
        <w:gridCol w:w="4675"/>
      </w:tblGrid>
      <w:tr w:rsidR="00641859" w14:paraId="1E7BBB21" w14:textId="77777777" w:rsidTr="00641859">
        <w:tc>
          <w:tcPr>
            <w:tcW w:w="4675" w:type="dxa"/>
          </w:tcPr>
          <w:p w14:paraId="7261B50C" w14:textId="1A797680" w:rsidR="00641859" w:rsidRDefault="00641859">
            <w:pPr>
              <w:spacing w:line="276" w:lineRule="auto"/>
              <w:rPr>
                <w:rFonts w:ascii="Times New Roman" w:hAnsi="Times New Roman" w:cs="Times New Roman"/>
                <w:sz w:val="24"/>
                <w:szCs w:val="24"/>
              </w:rPr>
              <w:pPrChange w:id="125" w:author="Joseph Tu Le" w:date="2021-11-19T22:18:00Z">
                <w:pPr/>
              </w:pPrChange>
            </w:pPr>
            <w:r>
              <w:rPr>
                <w:rFonts w:ascii="Times New Roman" w:hAnsi="Times New Roman" w:cs="Times New Roman"/>
                <w:sz w:val="24"/>
                <w:szCs w:val="24"/>
              </w:rPr>
              <w:t>0</w:t>
            </w:r>
          </w:p>
        </w:tc>
        <w:tc>
          <w:tcPr>
            <w:tcW w:w="4675" w:type="dxa"/>
          </w:tcPr>
          <w:p w14:paraId="296B8FE3" w14:textId="40C3C06D" w:rsidR="00641859" w:rsidRDefault="00641859">
            <w:pPr>
              <w:spacing w:line="276" w:lineRule="auto"/>
              <w:rPr>
                <w:rFonts w:ascii="Times New Roman" w:hAnsi="Times New Roman" w:cs="Times New Roman"/>
                <w:sz w:val="24"/>
                <w:szCs w:val="24"/>
              </w:rPr>
              <w:pPrChange w:id="126" w:author="Joseph Tu Le" w:date="2021-11-19T22:18:00Z">
                <w:pPr/>
              </w:pPrChange>
            </w:pPr>
            <w:r>
              <w:rPr>
                <w:rFonts w:ascii="Times New Roman" w:hAnsi="Times New Roman" w:cs="Times New Roman"/>
                <w:sz w:val="24"/>
                <w:szCs w:val="24"/>
              </w:rPr>
              <w:t>0</w:t>
            </w:r>
          </w:p>
        </w:tc>
      </w:tr>
      <w:tr w:rsidR="00641859" w14:paraId="052A861C" w14:textId="77777777" w:rsidTr="00641859">
        <w:tc>
          <w:tcPr>
            <w:tcW w:w="4675" w:type="dxa"/>
          </w:tcPr>
          <w:p w14:paraId="0BC6954B" w14:textId="30B9EAB8" w:rsidR="00641859" w:rsidRDefault="00641859">
            <w:pPr>
              <w:spacing w:line="276" w:lineRule="auto"/>
              <w:rPr>
                <w:rFonts w:ascii="Times New Roman" w:hAnsi="Times New Roman" w:cs="Times New Roman"/>
                <w:sz w:val="24"/>
                <w:szCs w:val="24"/>
              </w:rPr>
              <w:pPrChange w:id="127" w:author="Joseph Tu Le" w:date="2021-11-19T22:18:00Z">
                <w:pPr/>
              </w:pPrChange>
            </w:pPr>
            <w:r>
              <w:rPr>
                <w:rFonts w:ascii="Times New Roman" w:hAnsi="Times New Roman" w:cs="Times New Roman"/>
                <w:sz w:val="24"/>
                <w:szCs w:val="24"/>
              </w:rPr>
              <w:t>0</w:t>
            </w:r>
          </w:p>
        </w:tc>
        <w:tc>
          <w:tcPr>
            <w:tcW w:w="4675" w:type="dxa"/>
          </w:tcPr>
          <w:p w14:paraId="5C5A097A" w14:textId="676E5581" w:rsidR="00641859" w:rsidRDefault="00641859">
            <w:pPr>
              <w:spacing w:line="276" w:lineRule="auto"/>
              <w:rPr>
                <w:rFonts w:ascii="Times New Roman" w:hAnsi="Times New Roman" w:cs="Times New Roman"/>
                <w:sz w:val="24"/>
                <w:szCs w:val="24"/>
              </w:rPr>
              <w:pPrChange w:id="128" w:author="Joseph Tu Le" w:date="2021-11-19T22:18:00Z">
                <w:pPr/>
              </w:pPrChange>
            </w:pPr>
            <w:r>
              <w:rPr>
                <w:rFonts w:ascii="Times New Roman" w:hAnsi="Times New Roman" w:cs="Times New Roman"/>
                <w:sz w:val="24"/>
                <w:szCs w:val="24"/>
              </w:rPr>
              <w:t>0</w:t>
            </w:r>
          </w:p>
        </w:tc>
      </w:tr>
      <w:tr w:rsidR="00641859" w14:paraId="5581AB24" w14:textId="77777777" w:rsidTr="00641859">
        <w:tc>
          <w:tcPr>
            <w:tcW w:w="4675" w:type="dxa"/>
          </w:tcPr>
          <w:p w14:paraId="4B678C28" w14:textId="5B9B2073" w:rsidR="00641859" w:rsidRDefault="00641859">
            <w:pPr>
              <w:spacing w:line="276" w:lineRule="auto"/>
              <w:rPr>
                <w:rFonts w:ascii="Times New Roman" w:hAnsi="Times New Roman" w:cs="Times New Roman"/>
                <w:sz w:val="24"/>
                <w:szCs w:val="24"/>
              </w:rPr>
              <w:pPrChange w:id="129" w:author="Joseph Tu Le" w:date="2021-11-19T22:18:00Z">
                <w:pPr/>
              </w:pPrChange>
            </w:pPr>
            <w:r>
              <w:rPr>
                <w:rFonts w:ascii="Times New Roman" w:hAnsi="Times New Roman" w:cs="Times New Roman"/>
                <w:sz w:val="24"/>
                <w:szCs w:val="24"/>
              </w:rPr>
              <w:t>.7756</w:t>
            </w:r>
          </w:p>
        </w:tc>
        <w:tc>
          <w:tcPr>
            <w:tcW w:w="4675" w:type="dxa"/>
          </w:tcPr>
          <w:p w14:paraId="5E78A5E8" w14:textId="7981FB8C" w:rsidR="00641859" w:rsidRDefault="00641859">
            <w:pPr>
              <w:spacing w:line="276" w:lineRule="auto"/>
              <w:rPr>
                <w:rFonts w:ascii="Times New Roman" w:hAnsi="Times New Roman" w:cs="Times New Roman"/>
                <w:sz w:val="24"/>
                <w:szCs w:val="24"/>
              </w:rPr>
              <w:pPrChange w:id="130" w:author="Joseph Tu Le" w:date="2021-11-19T22:18:00Z">
                <w:pPr/>
              </w:pPrChange>
            </w:pPr>
            <w:r>
              <w:rPr>
                <w:rFonts w:ascii="Times New Roman" w:hAnsi="Times New Roman" w:cs="Times New Roman"/>
                <w:sz w:val="24"/>
                <w:szCs w:val="24"/>
              </w:rPr>
              <w:t>.0827</w:t>
            </w:r>
          </w:p>
        </w:tc>
      </w:tr>
      <w:tr w:rsidR="00641859" w14:paraId="758F6B0A" w14:textId="77777777" w:rsidTr="00641859">
        <w:tc>
          <w:tcPr>
            <w:tcW w:w="4675" w:type="dxa"/>
          </w:tcPr>
          <w:p w14:paraId="6A8F7990" w14:textId="706B26C0" w:rsidR="00641859" w:rsidRDefault="00641859">
            <w:pPr>
              <w:spacing w:line="276" w:lineRule="auto"/>
              <w:rPr>
                <w:rFonts w:ascii="Times New Roman" w:hAnsi="Times New Roman" w:cs="Times New Roman"/>
                <w:sz w:val="24"/>
                <w:szCs w:val="24"/>
              </w:rPr>
              <w:pPrChange w:id="131" w:author="Joseph Tu Le" w:date="2021-11-19T22:18:00Z">
                <w:pPr/>
              </w:pPrChange>
            </w:pPr>
            <w:r>
              <w:rPr>
                <w:rFonts w:ascii="Times New Roman" w:hAnsi="Times New Roman" w:cs="Times New Roman"/>
                <w:sz w:val="24"/>
                <w:szCs w:val="24"/>
              </w:rPr>
              <w:t>.</w:t>
            </w:r>
            <w:r w:rsidR="00E03693">
              <w:rPr>
                <w:rFonts w:ascii="Times New Roman" w:hAnsi="Times New Roman" w:cs="Times New Roman"/>
                <w:sz w:val="24"/>
                <w:szCs w:val="24"/>
              </w:rPr>
              <w:t>1546</w:t>
            </w:r>
          </w:p>
        </w:tc>
        <w:tc>
          <w:tcPr>
            <w:tcW w:w="4675" w:type="dxa"/>
          </w:tcPr>
          <w:p w14:paraId="1D378253" w14:textId="6BD32F33" w:rsidR="00641859" w:rsidRDefault="00E03693">
            <w:pPr>
              <w:spacing w:line="276" w:lineRule="auto"/>
              <w:rPr>
                <w:rFonts w:ascii="Times New Roman" w:hAnsi="Times New Roman" w:cs="Times New Roman"/>
                <w:sz w:val="24"/>
                <w:szCs w:val="24"/>
              </w:rPr>
              <w:pPrChange w:id="132" w:author="Joseph Tu Le" w:date="2021-11-19T22:18:00Z">
                <w:pPr/>
              </w:pPrChange>
            </w:pPr>
            <w:r>
              <w:rPr>
                <w:rFonts w:ascii="Times New Roman" w:hAnsi="Times New Roman" w:cs="Times New Roman"/>
                <w:sz w:val="24"/>
                <w:szCs w:val="24"/>
              </w:rPr>
              <w:t>.1725</w:t>
            </w:r>
          </w:p>
        </w:tc>
      </w:tr>
      <w:tr w:rsidR="00641859" w14:paraId="2931CBEA" w14:textId="77777777" w:rsidTr="00641859">
        <w:tc>
          <w:tcPr>
            <w:tcW w:w="4675" w:type="dxa"/>
          </w:tcPr>
          <w:p w14:paraId="1A0A4403" w14:textId="1FC6B196" w:rsidR="00641859" w:rsidRDefault="00E03693">
            <w:pPr>
              <w:spacing w:line="276" w:lineRule="auto"/>
              <w:rPr>
                <w:rFonts w:ascii="Times New Roman" w:hAnsi="Times New Roman" w:cs="Times New Roman"/>
                <w:sz w:val="24"/>
                <w:szCs w:val="24"/>
              </w:rPr>
              <w:pPrChange w:id="133" w:author="Joseph Tu Le" w:date="2021-11-19T22:18:00Z">
                <w:pPr/>
              </w:pPrChange>
            </w:pPr>
            <w:r>
              <w:rPr>
                <w:rFonts w:ascii="Times New Roman" w:hAnsi="Times New Roman" w:cs="Times New Roman"/>
                <w:sz w:val="24"/>
                <w:szCs w:val="24"/>
              </w:rPr>
              <w:t>0</w:t>
            </w:r>
          </w:p>
        </w:tc>
        <w:tc>
          <w:tcPr>
            <w:tcW w:w="4675" w:type="dxa"/>
          </w:tcPr>
          <w:p w14:paraId="16DFF7CA" w14:textId="24979D49" w:rsidR="00641859" w:rsidRDefault="00E03693">
            <w:pPr>
              <w:spacing w:line="276" w:lineRule="auto"/>
              <w:rPr>
                <w:rFonts w:ascii="Times New Roman" w:hAnsi="Times New Roman" w:cs="Times New Roman"/>
                <w:sz w:val="24"/>
                <w:szCs w:val="24"/>
              </w:rPr>
              <w:pPrChange w:id="134" w:author="Joseph Tu Le" w:date="2021-11-19T22:18:00Z">
                <w:pPr/>
              </w:pPrChange>
            </w:pPr>
            <w:r>
              <w:rPr>
                <w:rFonts w:ascii="Times New Roman" w:hAnsi="Times New Roman" w:cs="Times New Roman"/>
                <w:sz w:val="24"/>
                <w:szCs w:val="24"/>
              </w:rPr>
              <w:t>0</w:t>
            </w:r>
          </w:p>
        </w:tc>
      </w:tr>
      <w:tr w:rsidR="00641859" w14:paraId="29AE3023" w14:textId="77777777" w:rsidTr="00641859">
        <w:tc>
          <w:tcPr>
            <w:tcW w:w="4675" w:type="dxa"/>
          </w:tcPr>
          <w:p w14:paraId="76688714" w14:textId="6779D288" w:rsidR="00641859" w:rsidRDefault="00E03693">
            <w:pPr>
              <w:spacing w:line="276" w:lineRule="auto"/>
              <w:rPr>
                <w:rFonts w:ascii="Times New Roman" w:hAnsi="Times New Roman" w:cs="Times New Roman"/>
                <w:sz w:val="24"/>
                <w:szCs w:val="24"/>
              </w:rPr>
              <w:pPrChange w:id="135" w:author="Joseph Tu Le" w:date="2021-11-19T22:18:00Z">
                <w:pPr/>
              </w:pPrChange>
            </w:pPr>
            <w:r>
              <w:rPr>
                <w:rFonts w:ascii="Times New Roman" w:hAnsi="Times New Roman" w:cs="Times New Roman"/>
                <w:sz w:val="24"/>
                <w:szCs w:val="24"/>
              </w:rPr>
              <w:t>0</w:t>
            </w:r>
          </w:p>
        </w:tc>
        <w:tc>
          <w:tcPr>
            <w:tcW w:w="4675" w:type="dxa"/>
          </w:tcPr>
          <w:p w14:paraId="2312F783" w14:textId="478EA384" w:rsidR="00641859" w:rsidRDefault="00E03693">
            <w:pPr>
              <w:spacing w:line="276" w:lineRule="auto"/>
              <w:rPr>
                <w:rFonts w:ascii="Times New Roman" w:hAnsi="Times New Roman" w:cs="Times New Roman"/>
                <w:sz w:val="24"/>
                <w:szCs w:val="24"/>
              </w:rPr>
              <w:pPrChange w:id="136" w:author="Joseph Tu Le" w:date="2021-11-19T22:18:00Z">
                <w:pPr/>
              </w:pPrChange>
            </w:pPr>
            <w:r>
              <w:rPr>
                <w:rFonts w:ascii="Times New Roman" w:hAnsi="Times New Roman" w:cs="Times New Roman"/>
                <w:sz w:val="24"/>
                <w:szCs w:val="24"/>
              </w:rPr>
              <w:t>0</w:t>
            </w:r>
          </w:p>
        </w:tc>
      </w:tr>
    </w:tbl>
    <w:p w14:paraId="55B9AEF8" w14:textId="0B6E777B" w:rsidR="00641859" w:rsidRDefault="00641859">
      <w:pPr>
        <w:spacing w:line="276" w:lineRule="auto"/>
        <w:rPr>
          <w:rFonts w:ascii="Times New Roman" w:hAnsi="Times New Roman" w:cs="Times New Roman"/>
          <w:sz w:val="24"/>
          <w:szCs w:val="24"/>
        </w:rPr>
        <w:pPrChange w:id="137" w:author="Joseph Tu Le" w:date="2021-11-19T22:18:00Z">
          <w:pPr/>
        </w:pPrChange>
      </w:pPr>
    </w:p>
    <w:p w14:paraId="247B543A" w14:textId="20D242A8" w:rsidR="004753ED" w:rsidRDefault="004753ED">
      <w:pPr>
        <w:spacing w:line="276" w:lineRule="auto"/>
        <w:ind w:firstLine="720"/>
        <w:rPr>
          <w:rFonts w:ascii="Times New Roman" w:hAnsi="Times New Roman" w:cs="Times New Roman"/>
          <w:sz w:val="24"/>
          <w:szCs w:val="24"/>
        </w:rPr>
        <w:pPrChange w:id="138" w:author="Joseph Tu Le" w:date="2021-11-19T22:18:00Z">
          <w:pPr>
            <w:ind w:firstLine="720"/>
          </w:pPr>
        </w:pPrChange>
      </w:pPr>
      <w:r>
        <w:rPr>
          <w:rFonts w:ascii="Times New Roman" w:hAnsi="Times New Roman" w:cs="Times New Roman"/>
          <w:sz w:val="24"/>
          <w:szCs w:val="24"/>
        </w:rPr>
        <w:t xml:space="preserve">Where the A matrix is the 4x4 matrix that is multiplied by the x vector and the B matrix is </w:t>
      </w:r>
      <w:r w:rsidR="00D26E53">
        <w:rPr>
          <w:rFonts w:ascii="Times New Roman" w:hAnsi="Times New Roman" w:cs="Times New Roman"/>
          <w:sz w:val="24"/>
          <w:szCs w:val="24"/>
        </w:rPr>
        <w:t>4x2 matrix that is multiplied by the voltage vector. The control schemes, error feedback and state feedbac</w:t>
      </w:r>
      <w:r w:rsidR="00071016">
        <w:rPr>
          <w:rFonts w:ascii="Times New Roman" w:hAnsi="Times New Roman" w:cs="Times New Roman"/>
          <w:sz w:val="24"/>
          <w:szCs w:val="24"/>
        </w:rPr>
        <w:t xml:space="preserve">k, utilize the state space system in two different ways. The error feedback takes the error from the actual output and the reference input to drive the </w:t>
      </w:r>
      <w:r w:rsidR="00E73122">
        <w:rPr>
          <w:rFonts w:ascii="Times New Roman" w:hAnsi="Times New Roman" w:cs="Times New Roman"/>
          <w:sz w:val="24"/>
          <w:szCs w:val="24"/>
        </w:rPr>
        <w:t xml:space="preserve">system, while the state feedback just gives the state of the system to make new adjustments. </w:t>
      </w:r>
    </w:p>
    <w:p w14:paraId="75C5AC51" w14:textId="798332B7" w:rsidR="006A087F" w:rsidDel="0068018E" w:rsidRDefault="006A087F" w:rsidP="0068018E">
      <w:pPr>
        <w:spacing w:line="276" w:lineRule="auto"/>
        <w:rPr>
          <w:del w:id="139" w:author="Joseph Tu Le" w:date="2021-11-19T22:19:00Z"/>
          <w:rFonts w:ascii="Times New Roman" w:hAnsi="Times New Roman" w:cs="Times New Roman"/>
          <w:sz w:val="24"/>
          <w:szCs w:val="24"/>
        </w:rPr>
      </w:pPr>
    </w:p>
    <w:p w14:paraId="393D8167" w14:textId="77777777" w:rsidR="0068018E" w:rsidRDefault="0068018E">
      <w:pPr>
        <w:spacing w:line="276" w:lineRule="auto"/>
        <w:rPr>
          <w:ins w:id="140" w:author="Joseph Tu Le" w:date="2021-11-19T22:19:00Z"/>
          <w:rFonts w:ascii="Times New Roman" w:hAnsi="Times New Roman" w:cs="Times New Roman"/>
          <w:sz w:val="24"/>
          <w:szCs w:val="24"/>
        </w:rPr>
        <w:pPrChange w:id="141" w:author="Joseph Tu Le" w:date="2021-11-19T22:18:00Z">
          <w:pPr/>
        </w:pPrChange>
      </w:pPr>
    </w:p>
    <w:p w14:paraId="66AF2304" w14:textId="77777777" w:rsidR="006A087F" w:rsidDel="0068018E" w:rsidRDefault="006A087F">
      <w:pPr>
        <w:spacing w:line="276" w:lineRule="auto"/>
        <w:rPr>
          <w:del w:id="142" w:author="Joseph Tu Le" w:date="2021-11-19T22:19:00Z"/>
          <w:rFonts w:ascii="Times New Roman" w:hAnsi="Times New Roman" w:cs="Times New Roman"/>
          <w:sz w:val="24"/>
          <w:szCs w:val="24"/>
        </w:rPr>
        <w:pPrChange w:id="143" w:author="Joseph Tu Le" w:date="2021-11-19T22:18:00Z">
          <w:pPr/>
        </w:pPrChange>
      </w:pPr>
    </w:p>
    <w:p w14:paraId="7888A3DA" w14:textId="77777777" w:rsidR="006A087F" w:rsidDel="0068018E" w:rsidRDefault="006A087F">
      <w:pPr>
        <w:spacing w:line="276" w:lineRule="auto"/>
        <w:rPr>
          <w:del w:id="144" w:author="Joseph Tu Le" w:date="2021-11-19T22:19:00Z"/>
          <w:rFonts w:ascii="Times New Roman" w:hAnsi="Times New Roman" w:cs="Times New Roman"/>
          <w:sz w:val="24"/>
          <w:szCs w:val="24"/>
        </w:rPr>
        <w:pPrChange w:id="145" w:author="Joseph Tu Le" w:date="2021-11-19T22:18:00Z">
          <w:pPr/>
        </w:pPrChange>
      </w:pPr>
    </w:p>
    <w:p w14:paraId="63804BB1" w14:textId="77777777" w:rsidR="006A087F" w:rsidDel="0068018E" w:rsidRDefault="006A087F">
      <w:pPr>
        <w:spacing w:line="276" w:lineRule="auto"/>
        <w:rPr>
          <w:del w:id="146" w:author="Joseph Tu Le" w:date="2021-11-19T22:19:00Z"/>
          <w:rFonts w:ascii="Times New Roman" w:hAnsi="Times New Roman" w:cs="Times New Roman"/>
          <w:sz w:val="24"/>
          <w:szCs w:val="24"/>
        </w:rPr>
        <w:pPrChange w:id="147" w:author="Joseph Tu Le" w:date="2021-11-19T22:18:00Z">
          <w:pPr/>
        </w:pPrChange>
      </w:pPr>
    </w:p>
    <w:p w14:paraId="20E469C6" w14:textId="77777777" w:rsidR="006A087F" w:rsidDel="0068018E" w:rsidRDefault="006A087F">
      <w:pPr>
        <w:spacing w:line="276" w:lineRule="auto"/>
        <w:rPr>
          <w:del w:id="148" w:author="Joseph Tu Le" w:date="2021-11-19T22:19:00Z"/>
          <w:rFonts w:ascii="Times New Roman" w:hAnsi="Times New Roman" w:cs="Times New Roman"/>
          <w:sz w:val="24"/>
          <w:szCs w:val="24"/>
        </w:rPr>
        <w:pPrChange w:id="149" w:author="Joseph Tu Le" w:date="2021-11-19T22:18:00Z">
          <w:pPr/>
        </w:pPrChange>
      </w:pPr>
    </w:p>
    <w:p w14:paraId="103CB288" w14:textId="77777777" w:rsidR="006A087F" w:rsidDel="0068018E" w:rsidRDefault="006A087F">
      <w:pPr>
        <w:spacing w:line="276" w:lineRule="auto"/>
        <w:rPr>
          <w:del w:id="150" w:author="Joseph Tu Le" w:date="2021-11-19T22:19:00Z"/>
          <w:rFonts w:ascii="Times New Roman" w:hAnsi="Times New Roman" w:cs="Times New Roman"/>
          <w:sz w:val="24"/>
          <w:szCs w:val="24"/>
        </w:rPr>
        <w:pPrChange w:id="151" w:author="Joseph Tu Le" w:date="2021-11-19T22:18:00Z">
          <w:pPr/>
        </w:pPrChange>
      </w:pPr>
    </w:p>
    <w:p w14:paraId="3F8F8F7E" w14:textId="77777777" w:rsidR="006A087F" w:rsidDel="0068018E" w:rsidRDefault="006A087F">
      <w:pPr>
        <w:spacing w:line="276" w:lineRule="auto"/>
        <w:rPr>
          <w:del w:id="152" w:author="Joseph Tu Le" w:date="2021-11-19T22:18:00Z"/>
          <w:rFonts w:ascii="Times New Roman" w:hAnsi="Times New Roman" w:cs="Times New Roman"/>
          <w:sz w:val="24"/>
          <w:szCs w:val="24"/>
        </w:rPr>
        <w:pPrChange w:id="153" w:author="Joseph Tu Le" w:date="2021-11-19T22:18:00Z">
          <w:pPr/>
        </w:pPrChange>
      </w:pPr>
    </w:p>
    <w:p w14:paraId="41D14209" w14:textId="77777777" w:rsidR="006A087F" w:rsidDel="0068018E" w:rsidRDefault="006A087F">
      <w:pPr>
        <w:spacing w:line="276" w:lineRule="auto"/>
        <w:rPr>
          <w:del w:id="154" w:author="Joseph Tu Le" w:date="2021-11-19T22:18:00Z"/>
          <w:rFonts w:ascii="Times New Roman" w:hAnsi="Times New Roman" w:cs="Times New Roman"/>
          <w:sz w:val="24"/>
          <w:szCs w:val="24"/>
        </w:rPr>
        <w:pPrChange w:id="155" w:author="Joseph Tu Le" w:date="2021-11-19T22:18:00Z">
          <w:pPr/>
        </w:pPrChange>
      </w:pPr>
    </w:p>
    <w:p w14:paraId="70B90C00" w14:textId="77777777" w:rsidR="006A087F" w:rsidDel="0068018E" w:rsidRDefault="006A087F">
      <w:pPr>
        <w:spacing w:line="276" w:lineRule="auto"/>
        <w:rPr>
          <w:del w:id="156" w:author="Joseph Tu Le" w:date="2021-11-19T22:18:00Z"/>
          <w:rFonts w:ascii="Times New Roman" w:hAnsi="Times New Roman" w:cs="Times New Roman"/>
          <w:sz w:val="24"/>
          <w:szCs w:val="24"/>
        </w:rPr>
        <w:pPrChange w:id="157" w:author="Joseph Tu Le" w:date="2021-11-19T22:18:00Z">
          <w:pPr/>
        </w:pPrChange>
      </w:pPr>
    </w:p>
    <w:p w14:paraId="6CA9CE9A" w14:textId="77777777" w:rsidR="006A087F" w:rsidDel="0068018E" w:rsidRDefault="006A087F">
      <w:pPr>
        <w:spacing w:line="276" w:lineRule="auto"/>
        <w:rPr>
          <w:del w:id="158" w:author="Joseph Tu Le" w:date="2021-11-19T22:18:00Z"/>
          <w:rFonts w:ascii="Times New Roman" w:hAnsi="Times New Roman" w:cs="Times New Roman"/>
          <w:sz w:val="24"/>
          <w:szCs w:val="24"/>
        </w:rPr>
        <w:pPrChange w:id="159" w:author="Joseph Tu Le" w:date="2021-11-19T22:18:00Z">
          <w:pPr/>
        </w:pPrChange>
      </w:pPr>
    </w:p>
    <w:p w14:paraId="318EB123" w14:textId="77777777" w:rsidR="006A087F" w:rsidDel="0068018E" w:rsidRDefault="006A087F">
      <w:pPr>
        <w:spacing w:line="276" w:lineRule="auto"/>
        <w:rPr>
          <w:del w:id="160" w:author="Joseph Tu Le" w:date="2021-11-19T22:18:00Z"/>
          <w:rFonts w:ascii="Times New Roman" w:hAnsi="Times New Roman" w:cs="Times New Roman"/>
          <w:sz w:val="24"/>
          <w:szCs w:val="24"/>
        </w:rPr>
        <w:pPrChange w:id="161" w:author="Joseph Tu Le" w:date="2021-11-19T22:18:00Z">
          <w:pPr/>
        </w:pPrChange>
      </w:pPr>
    </w:p>
    <w:p w14:paraId="70797013" w14:textId="77777777" w:rsidR="006A087F" w:rsidDel="0068018E" w:rsidRDefault="006A087F">
      <w:pPr>
        <w:spacing w:line="276" w:lineRule="auto"/>
        <w:rPr>
          <w:del w:id="162" w:author="Joseph Tu Le" w:date="2021-11-19T22:18:00Z"/>
          <w:rFonts w:ascii="Times New Roman" w:hAnsi="Times New Roman" w:cs="Times New Roman"/>
          <w:sz w:val="24"/>
          <w:szCs w:val="24"/>
        </w:rPr>
        <w:pPrChange w:id="163" w:author="Joseph Tu Le" w:date="2021-11-19T22:18:00Z">
          <w:pPr/>
        </w:pPrChange>
      </w:pPr>
    </w:p>
    <w:p w14:paraId="740F9F9C" w14:textId="77777777" w:rsidR="006A087F" w:rsidDel="0068018E" w:rsidRDefault="006A087F">
      <w:pPr>
        <w:spacing w:line="276" w:lineRule="auto"/>
        <w:jc w:val="center"/>
        <w:rPr>
          <w:del w:id="164" w:author="Joseph Tu Le" w:date="2021-11-19T22:18:00Z"/>
          <w:rFonts w:ascii="Times New Roman" w:hAnsi="Times New Roman" w:cs="Times New Roman"/>
          <w:sz w:val="24"/>
          <w:szCs w:val="24"/>
        </w:rPr>
        <w:pPrChange w:id="165" w:author="Joseph Tu Le" w:date="2021-11-19T22:18:00Z">
          <w:pPr>
            <w:jc w:val="center"/>
          </w:pPr>
        </w:pPrChange>
      </w:pPr>
    </w:p>
    <w:p w14:paraId="6A78480D" w14:textId="3822A9E1" w:rsidR="006A087F" w:rsidRDefault="00A92714">
      <w:pPr>
        <w:spacing w:line="276" w:lineRule="auto"/>
        <w:rPr>
          <w:rFonts w:ascii="Times New Roman" w:hAnsi="Times New Roman" w:cs="Times New Roman"/>
          <w:sz w:val="24"/>
          <w:szCs w:val="24"/>
        </w:rPr>
        <w:pPrChange w:id="166" w:author="Joseph Tu Le" w:date="2021-11-19T22:18:00Z">
          <w:pPr/>
        </w:pPrChange>
      </w:pPr>
      <w:r>
        <w:rPr>
          <w:rFonts w:ascii="Times New Roman" w:hAnsi="Times New Roman" w:cs="Times New Roman"/>
          <w:sz w:val="24"/>
          <w:szCs w:val="24"/>
        </w:rPr>
        <w:t>Controller Performance</w:t>
      </w:r>
    </w:p>
    <w:p w14:paraId="24DBE220" w14:textId="43FB29BD" w:rsidR="006A087F" w:rsidRDefault="006A087F">
      <w:pPr>
        <w:spacing w:line="276" w:lineRule="auto"/>
        <w:rPr>
          <w:rFonts w:ascii="Times New Roman" w:hAnsi="Times New Roman" w:cs="Times New Roman"/>
          <w:sz w:val="24"/>
          <w:szCs w:val="24"/>
        </w:rPr>
        <w:pPrChange w:id="167" w:author="Joseph Tu Le" w:date="2021-11-19T22:18:00Z">
          <w:pPr/>
        </w:pPrChange>
      </w:pPr>
      <w:r>
        <w:rPr>
          <w:rFonts w:ascii="Times New Roman" w:hAnsi="Times New Roman" w:cs="Times New Roman"/>
          <w:sz w:val="24"/>
          <w:szCs w:val="24"/>
        </w:rPr>
        <w:t>Error Feedback -</w:t>
      </w:r>
    </w:p>
    <w:p w14:paraId="22D08B36" w14:textId="2402D092" w:rsidR="00602160" w:rsidRDefault="0048492A">
      <w:pPr>
        <w:spacing w:line="276" w:lineRule="auto"/>
        <w:jc w:val="center"/>
        <w:rPr>
          <w:rFonts w:ascii="Times New Roman" w:hAnsi="Times New Roman" w:cs="Times New Roman"/>
          <w:sz w:val="24"/>
          <w:szCs w:val="24"/>
        </w:rPr>
        <w:pPrChange w:id="168" w:author="Joseph Tu Le" w:date="2021-11-19T22:18:00Z">
          <w:pPr>
            <w:jc w:val="center"/>
          </w:pPr>
        </w:pPrChange>
      </w:pPr>
      <w:r>
        <w:rPr>
          <w:rFonts w:ascii="Times New Roman" w:hAnsi="Times New Roman" w:cs="Times New Roman"/>
          <w:noProof/>
          <w:sz w:val="24"/>
          <w:szCs w:val="24"/>
        </w:rPr>
        <w:lastRenderedPageBreak/>
        <w:drawing>
          <wp:inline distT="0" distB="0" distL="0" distR="0" wp14:anchorId="6871D85F" wp14:editId="5B13DC99">
            <wp:extent cx="5943600" cy="594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3EDC0EC" w14:textId="5577F1DC" w:rsidR="006A087F" w:rsidRDefault="006A087F">
      <w:pPr>
        <w:spacing w:line="276" w:lineRule="auto"/>
        <w:jc w:val="center"/>
        <w:rPr>
          <w:rFonts w:ascii="Times New Roman" w:hAnsi="Times New Roman" w:cs="Times New Roman"/>
          <w:sz w:val="24"/>
          <w:szCs w:val="24"/>
        </w:rPr>
        <w:pPrChange w:id="169" w:author="Joseph Tu Le" w:date="2021-11-19T22:18:00Z">
          <w:pPr>
            <w:jc w:val="center"/>
          </w:pPr>
        </w:pPrChange>
      </w:pPr>
      <w:r>
        <w:rPr>
          <w:rFonts w:ascii="Times New Roman" w:hAnsi="Times New Roman" w:cs="Times New Roman"/>
          <w:sz w:val="24"/>
          <w:szCs w:val="24"/>
        </w:rPr>
        <w:t>Figure 5 – Error Feedback Controller Results</w:t>
      </w:r>
    </w:p>
    <w:p w14:paraId="3DF1FAB0" w14:textId="072B0796" w:rsidR="006A087F" w:rsidRDefault="006A087F">
      <w:pPr>
        <w:spacing w:line="276" w:lineRule="auto"/>
        <w:jc w:val="center"/>
        <w:rPr>
          <w:rFonts w:ascii="Times New Roman" w:hAnsi="Times New Roman" w:cs="Times New Roman"/>
          <w:sz w:val="24"/>
          <w:szCs w:val="24"/>
        </w:rPr>
        <w:pPrChange w:id="170" w:author="Joseph Tu Le" w:date="2021-11-19T22:18:00Z">
          <w:pPr>
            <w:jc w:val="center"/>
          </w:pPr>
        </w:pPrChange>
      </w:pPr>
    </w:p>
    <w:p w14:paraId="18CEAA36" w14:textId="4B648D3E" w:rsidR="006A087F" w:rsidRDefault="006A087F">
      <w:pPr>
        <w:spacing w:line="276" w:lineRule="auto"/>
        <w:jc w:val="center"/>
        <w:rPr>
          <w:rFonts w:ascii="Times New Roman" w:hAnsi="Times New Roman" w:cs="Times New Roman"/>
          <w:sz w:val="24"/>
          <w:szCs w:val="24"/>
        </w:rPr>
        <w:pPrChange w:id="171" w:author="Joseph Tu Le" w:date="2021-11-19T22:18:00Z">
          <w:pPr>
            <w:jc w:val="center"/>
          </w:pPr>
        </w:pPrChange>
      </w:pPr>
    </w:p>
    <w:p w14:paraId="6B8B6321" w14:textId="5D66E07F" w:rsidR="006A087F" w:rsidRDefault="006A087F">
      <w:pPr>
        <w:spacing w:line="276" w:lineRule="auto"/>
        <w:jc w:val="center"/>
        <w:rPr>
          <w:rFonts w:ascii="Times New Roman" w:hAnsi="Times New Roman" w:cs="Times New Roman"/>
          <w:sz w:val="24"/>
          <w:szCs w:val="24"/>
        </w:rPr>
        <w:pPrChange w:id="172" w:author="Joseph Tu Le" w:date="2021-11-19T22:18:00Z">
          <w:pPr>
            <w:jc w:val="center"/>
          </w:pPr>
        </w:pPrChange>
      </w:pPr>
    </w:p>
    <w:p w14:paraId="4EBF5D8C" w14:textId="237C15C2" w:rsidR="006A087F" w:rsidRDefault="006A087F" w:rsidP="0068018E">
      <w:pPr>
        <w:spacing w:line="276" w:lineRule="auto"/>
        <w:jc w:val="center"/>
        <w:rPr>
          <w:ins w:id="173" w:author="Joseph Tu Le" w:date="2021-11-19T22:18:00Z"/>
          <w:rFonts w:ascii="Times New Roman" w:hAnsi="Times New Roman" w:cs="Times New Roman"/>
          <w:sz w:val="24"/>
          <w:szCs w:val="24"/>
        </w:rPr>
      </w:pPr>
    </w:p>
    <w:p w14:paraId="191298F8" w14:textId="77777777" w:rsidR="0068018E" w:rsidDel="0068018E" w:rsidRDefault="0068018E">
      <w:pPr>
        <w:spacing w:line="276" w:lineRule="auto"/>
        <w:jc w:val="center"/>
        <w:rPr>
          <w:del w:id="174" w:author="Joseph Tu Le" w:date="2021-11-19T22:19:00Z"/>
          <w:rFonts w:ascii="Times New Roman" w:hAnsi="Times New Roman" w:cs="Times New Roman"/>
          <w:sz w:val="24"/>
          <w:szCs w:val="24"/>
        </w:rPr>
        <w:pPrChange w:id="175" w:author="Joseph Tu Le" w:date="2021-11-19T22:18:00Z">
          <w:pPr>
            <w:jc w:val="center"/>
          </w:pPr>
        </w:pPrChange>
      </w:pPr>
    </w:p>
    <w:p w14:paraId="117A5998" w14:textId="234D90D6" w:rsidR="006A087F" w:rsidRDefault="006A087F">
      <w:pPr>
        <w:spacing w:line="276" w:lineRule="auto"/>
        <w:rPr>
          <w:rFonts w:ascii="Times New Roman" w:hAnsi="Times New Roman" w:cs="Times New Roman"/>
          <w:sz w:val="24"/>
          <w:szCs w:val="24"/>
        </w:rPr>
        <w:pPrChange w:id="176" w:author="Joseph Tu Le" w:date="2021-11-19T22:18:00Z">
          <w:pPr/>
        </w:pPrChange>
      </w:pPr>
      <w:r>
        <w:rPr>
          <w:rFonts w:ascii="Times New Roman" w:hAnsi="Times New Roman" w:cs="Times New Roman"/>
          <w:sz w:val="24"/>
          <w:szCs w:val="24"/>
        </w:rPr>
        <w:t>State Feedback Controller</w:t>
      </w:r>
    </w:p>
    <w:p w14:paraId="71BA209B" w14:textId="1C9D7475" w:rsidR="006A087F" w:rsidRDefault="00A96797">
      <w:pPr>
        <w:spacing w:line="276" w:lineRule="auto"/>
        <w:jc w:val="center"/>
        <w:rPr>
          <w:rFonts w:ascii="Times New Roman" w:hAnsi="Times New Roman" w:cs="Times New Roman"/>
          <w:sz w:val="24"/>
          <w:szCs w:val="24"/>
        </w:rPr>
        <w:pPrChange w:id="177" w:author="Joseph Tu Le" w:date="2021-11-19T22:18:00Z">
          <w:pPr>
            <w:jc w:val="center"/>
          </w:pPr>
        </w:pPrChange>
      </w:pPr>
      <w:r>
        <w:rPr>
          <w:rFonts w:ascii="Times New Roman" w:hAnsi="Times New Roman" w:cs="Times New Roman"/>
          <w:noProof/>
          <w:sz w:val="24"/>
          <w:szCs w:val="24"/>
        </w:rPr>
        <w:lastRenderedPageBreak/>
        <w:drawing>
          <wp:inline distT="0" distB="0" distL="0" distR="0" wp14:anchorId="53482D6C" wp14:editId="2EF2330E">
            <wp:extent cx="5943600" cy="594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81EFDA3" w14:textId="5069A2DF" w:rsidR="00963FE7" w:rsidRDefault="00963FE7">
      <w:pPr>
        <w:spacing w:line="276" w:lineRule="auto"/>
        <w:jc w:val="center"/>
        <w:rPr>
          <w:rFonts w:ascii="Times New Roman" w:hAnsi="Times New Roman" w:cs="Times New Roman"/>
          <w:sz w:val="24"/>
          <w:szCs w:val="24"/>
        </w:rPr>
        <w:pPrChange w:id="178" w:author="Joseph Tu Le" w:date="2021-11-19T22:18:00Z">
          <w:pPr>
            <w:jc w:val="center"/>
          </w:pPr>
        </w:pPrChange>
      </w:pPr>
      <w:r>
        <w:rPr>
          <w:rFonts w:ascii="Times New Roman" w:hAnsi="Times New Roman" w:cs="Times New Roman"/>
          <w:sz w:val="24"/>
          <w:szCs w:val="24"/>
        </w:rPr>
        <w:t>Figure 6 – State Feedback Controller Results</w:t>
      </w:r>
    </w:p>
    <w:p w14:paraId="3634D549" w14:textId="2A727452" w:rsidR="008B3CDB" w:rsidRDefault="00641F22">
      <w:pPr>
        <w:spacing w:line="276" w:lineRule="auto"/>
        <w:rPr>
          <w:rFonts w:ascii="Times New Roman" w:hAnsi="Times New Roman" w:cs="Times New Roman"/>
          <w:sz w:val="24"/>
          <w:szCs w:val="24"/>
        </w:rPr>
        <w:pPrChange w:id="179" w:author="Joseph Tu Le" w:date="2021-11-19T22:18:00Z">
          <w:pPr/>
        </w:pPrChange>
      </w:pPr>
      <w:r>
        <w:rPr>
          <w:rFonts w:ascii="Times New Roman" w:hAnsi="Times New Roman" w:cs="Times New Roman"/>
          <w:sz w:val="24"/>
          <w:szCs w:val="24"/>
        </w:rPr>
        <w:tab/>
        <w:t xml:space="preserve">When looking at the voltage plots for both controllers, </w:t>
      </w:r>
      <w:proofErr w:type="gramStart"/>
      <w:r>
        <w:rPr>
          <w:rFonts w:ascii="Times New Roman" w:hAnsi="Times New Roman" w:cs="Times New Roman"/>
          <w:sz w:val="24"/>
          <w:szCs w:val="24"/>
        </w:rPr>
        <w:t>it can be seen that there</w:t>
      </w:r>
      <w:proofErr w:type="gramEnd"/>
      <w:r>
        <w:rPr>
          <w:rFonts w:ascii="Times New Roman" w:hAnsi="Times New Roman" w:cs="Times New Roman"/>
          <w:sz w:val="24"/>
          <w:szCs w:val="24"/>
        </w:rPr>
        <w:t xml:space="preserve"> is no saturation problem with the pitch data. However, there seems to be </w:t>
      </w:r>
      <w:r w:rsidR="00B8708C">
        <w:rPr>
          <w:rFonts w:ascii="Times New Roman" w:hAnsi="Times New Roman" w:cs="Times New Roman"/>
          <w:sz w:val="24"/>
          <w:szCs w:val="24"/>
        </w:rPr>
        <w:t>some or near saturation for the yaw motor as it seems not to go for below -15 volts on either graph.</w:t>
      </w:r>
      <w:r w:rsidR="003004F0">
        <w:rPr>
          <w:rFonts w:ascii="Times New Roman" w:hAnsi="Times New Roman" w:cs="Times New Roman"/>
          <w:sz w:val="24"/>
          <w:szCs w:val="24"/>
        </w:rPr>
        <w:t xml:space="preserve"> If there was saturation in the system, it would cause the </w:t>
      </w:r>
      <w:r w:rsidR="00C42E5B">
        <w:rPr>
          <w:rFonts w:ascii="Times New Roman" w:hAnsi="Times New Roman" w:cs="Times New Roman"/>
          <w:sz w:val="24"/>
          <w:szCs w:val="24"/>
        </w:rPr>
        <w:t xml:space="preserve">helicopter to not be able to </w:t>
      </w:r>
      <w:r w:rsidR="008B3CDB">
        <w:rPr>
          <w:rFonts w:ascii="Times New Roman" w:hAnsi="Times New Roman" w:cs="Times New Roman"/>
          <w:sz w:val="24"/>
          <w:szCs w:val="24"/>
        </w:rPr>
        <w:t>follow the reference signal properly</w:t>
      </w:r>
      <w:ins w:id="180" w:author="Joseph Tu Le" w:date="2021-11-19T22:15:00Z">
        <w:r w:rsidR="003341CA">
          <w:rPr>
            <w:rFonts w:ascii="Times New Roman" w:hAnsi="Times New Roman" w:cs="Times New Roman"/>
            <w:sz w:val="24"/>
            <w:szCs w:val="24"/>
          </w:rPr>
          <w:t xml:space="preserve"> which can be seen in the yaw </w:t>
        </w:r>
        <w:r w:rsidR="006A06FC">
          <w:rPr>
            <w:rFonts w:ascii="Times New Roman" w:hAnsi="Times New Roman" w:cs="Times New Roman"/>
            <w:sz w:val="24"/>
            <w:szCs w:val="24"/>
          </w:rPr>
          <w:t>angles in the state feedback plots</w:t>
        </w:r>
      </w:ins>
      <w:r w:rsidR="008B3CDB">
        <w:rPr>
          <w:rFonts w:ascii="Times New Roman" w:hAnsi="Times New Roman" w:cs="Times New Roman"/>
          <w:sz w:val="24"/>
          <w:szCs w:val="24"/>
        </w:rPr>
        <w:t>.</w:t>
      </w:r>
    </w:p>
    <w:p w14:paraId="1A4F23E1" w14:textId="77777777" w:rsidR="008B3CDB" w:rsidRDefault="008B3CDB">
      <w:pPr>
        <w:spacing w:line="276" w:lineRule="auto"/>
        <w:rPr>
          <w:rFonts w:ascii="Times New Roman" w:hAnsi="Times New Roman" w:cs="Times New Roman"/>
          <w:sz w:val="24"/>
          <w:szCs w:val="24"/>
        </w:rPr>
        <w:pPrChange w:id="181" w:author="Joseph Tu Le" w:date="2021-11-19T22:18:00Z">
          <w:pPr/>
        </w:pPrChange>
      </w:pPr>
    </w:p>
    <w:p w14:paraId="2BFB45C0" w14:textId="77777777" w:rsidR="008B3CDB" w:rsidDel="0068018E" w:rsidRDefault="008B3CDB">
      <w:pPr>
        <w:spacing w:line="276" w:lineRule="auto"/>
        <w:rPr>
          <w:del w:id="182" w:author="Joseph Tu Le" w:date="2021-11-19T22:19:00Z"/>
          <w:rFonts w:ascii="Times New Roman" w:hAnsi="Times New Roman" w:cs="Times New Roman"/>
          <w:sz w:val="24"/>
          <w:szCs w:val="24"/>
        </w:rPr>
        <w:pPrChange w:id="183" w:author="Joseph Tu Le" w:date="2021-11-19T22:18:00Z">
          <w:pPr/>
        </w:pPrChange>
      </w:pPr>
    </w:p>
    <w:p w14:paraId="6ADADD50" w14:textId="77777777" w:rsidR="00A96797" w:rsidRDefault="008B3CDB">
      <w:pPr>
        <w:spacing w:line="276" w:lineRule="auto"/>
        <w:rPr>
          <w:rFonts w:ascii="Times New Roman" w:hAnsi="Times New Roman" w:cs="Times New Roman"/>
          <w:sz w:val="24"/>
          <w:szCs w:val="24"/>
        </w:rPr>
        <w:pPrChange w:id="184" w:author="Joseph Tu Le" w:date="2021-11-19T22:18:00Z">
          <w:pPr/>
        </w:pPrChange>
      </w:pPr>
      <w:r>
        <w:rPr>
          <w:rFonts w:ascii="Times New Roman" w:hAnsi="Times New Roman" w:cs="Times New Roman"/>
          <w:sz w:val="24"/>
          <w:szCs w:val="24"/>
        </w:rPr>
        <w:lastRenderedPageBreak/>
        <w:t>Controller Comparison</w:t>
      </w:r>
    </w:p>
    <w:p w14:paraId="6CFD8CF4" w14:textId="4309D270" w:rsidR="008B3CDB" w:rsidRDefault="00A96797">
      <w:pPr>
        <w:spacing w:line="276" w:lineRule="auto"/>
        <w:jc w:val="center"/>
        <w:rPr>
          <w:rFonts w:ascii="Times New Roman" w:hAnsi="Times New Roman" w:cs="Times New Roman"/>
          <w:sz w:val="24"/>
          <w:szCs w:val="24"/>
        </w:rPr>
        <w:pPrChange w:id="185" w:author="Joseph Tu Le" w:date="2021-11-19T22:18:00Z">
          <w:pPr>
            <w:jc w:val="center"/>
          </w:pPr>
        </w:pPrChange>
      </w:pPr>
      <w:r>
        <w:rPr>
          <w:rFonts w:ascii="Times New Roman" w:hAnsi="Times New Roman" w:cs="Times New Roman"/>
          <w:noProof/>
          <w:sz w:val="24"/>
          <w:szCs w:val="24"/>
        </w:rPr>
        <w:drawing>
          <wp:inline distT="0" distB="0" distL="0" distR="0" wp14:anchorId="6135CA3F" wp14:editId="3BEE1B87">
            <wp:extent cx="3515710" cy="3515710"/>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22660" cy="3522660"/>
                    </a:xfrm>
                    <a:prstGeom prst="rect">
                      <a:avLst/>
                    </a:prstGeom>
                    <a:noFill/>
                    <a:ln>
                      <a:noFill/>
                    </a:ln>
                  </pic:spPr>
                </pic:pic>
              </a:graphicData>
            </a:graphic>
          </wp:inline>
        </w:drawing>
      </w:r>
    </w:p>
    <w:p w14:paraId="56C0E150" w14:textId="000C2BAD" w:rsidR="00641F22" w:rsidRDefault="00A96797">
      <w:pPr>
        <w:spacing w:line="276" w:lineRule="auto"/>
        <w:jc w:val="center"/>
        <w:rPr>
          <w:rFonts w:ascii="Times New Roman" w:hAnsi="Times New Roman" w:cs="Times New Roman"/>
          <w:sz w:val="24"/>
          <w:szCs w:val="24"/>
        </w:rPr>
        <w:pPrChange w:id="186" w:author="Joseph Tu Le" w:date="2021-11-19T22:18:00Z">
          <w:pPr/>
        </w:pPrChange>
      </w:pPr>
      <w:ins w:id="187" w:author="Joseph Tu Le" w:date="2021-11-19T22:04:00Z">
        <w:r>
          <w:rPr>
            <w:rFonts w:ascii="Times New Roman" w:hAnsi="Times New Roman" w:cs="Times New Roman"/>
            <w:sz w:val="24"/>
            <w:szCs w:val="24"/>
          </w:rPr>
          <w:t xml:space="preserve">Figure 7 – Pitch Controller </w:t>
        </w:r>
      </w:ins>
      <w:ins w:id="188" w:author="Joseph Tu Le" w:date="2021-11-19T22:05:00Z">
        <w:r>
          <w:rPr>
            <w:rFonts w:ascii="Times New Roman" w:hAnsi="Times New Roman" w:cs="Times New Roman"/>
            <w:sz w:val="24"/>
            <w:szCs w:val="24"/>
          </w:rPr>
          <w:t>Comparison</w:t>
        </w:r>
      </w:ins>
    </w:p>
    <w:p w14:paraId="7F9A1FBF" w14:textId="771A9C33" w:rsidR="00641F22" w:rsidRDefault="00A96797">
      <w:pPr>
        <w:spacing w:line="276" w:lineRule="auto"/>
        <w:jc w:val="center"/>
        <w:rPr>
          <w:ins w:id="189" w:author="Joseph Tu Le" w:date="2021-11-19T22:05:00Z"/>
          <w:rFonts w:ascii="Times New Roman" w:hAnsi="Times New Roman" w:cs="Times New Roman"/>
          <w:sz w:val="24"/>
          <w:szCs w:val="24"/>
        </w:rPr>
        <w:pPrChange w:id="190" w:author="Joseph Tu Le" w:date="2021-11-19T22:18:00Z">
          <w:pPr>
            <w:jc w:val="center"/>
          </w:pPr>
        </w:pPrChange>
      </w:pPr>
      <w:ins w:id="191" w:author="Joseph Tu Le" w:date="2021-11-19T22:04:00Z">
        <w:r>
          <w:rPr>
            <w:rFonts w:ascii="Times New Roman" w:hAnsi="Times New Roman" w:cs="Times New Roman"/>
            <w:noProof/>
            <w:sz w:val="24"/>
            <w:szCs w:val="24"/>
          </w:rPr>
          <w:drawing>
            <wp:inline distT="0" distB="0" distL="0" distR="0" wp14:anchorId="513ED572" wp14:editId="0003A7BB">
              <wp:extent cx="3492062" cy="34920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02586" cy="3502586"/>
                      </a:xfrm>
                      <a:prstGeom prst="rect">
                        <a:avLst/>
                      </a:prstGeom>
                      <a:noFill/>
                      <a:ln>
                        <a:noFill/>
                      </a:ln>
                    </pic:spPr>
                  </pic:pic>
                </a:graphicData>
              </a:graphic>
            </wp:inline>
          </w:drawing>
        </w:r>
      </w:ins>
    </w:p>
    <w:p w14:paraId="52E7579F" w14:textId="3D73DDB9" w:rsidR="00A96797" w:rsidRDefault="00A96797">
      <w:pPr>
        <w:spacing w:line="276" w:lineRule="auto"/>
        <w:jc w:val="center"/>
        <w:rPr>
          <w:ins w:id="192" w:author="Joseph Tu Le" w:date="2021-11-19T22:05:00Z"/>
          <w:rFonts w:ascii="Times New Roman" w:hAnsi="Times New Roman" w:cs="Times New Roman"/>
          <w:sz w:val="24"/>
          <w:szCs w:val="24"/>
        </w:rPr>
        <w:pPrChange w:id="193" w:author="Joseph Tu Le" w:date="2021-11-19T22:18:00Z">
          <w:pPr>
            <w:jc w:val="center"/>
          </w:pPr>
        </w:pPrChange>
      </w:pPr>
      <w:ins w:id="194" w:author="Joseph Tu Le" w:date="2021-11-19T22:05:00Z">
        <w:r>
          <w:rPr>
            <w:rFonts w:ascii="Times New Roman" w:hAnsi="Times New Roman" w:cs="Times New Roman"/>
            <w:sz w:val="24"/>
            <w:szCs w:val="24"/>
          </w:rPr>
          <w:t>Figure 8 – Yaw Controller Comparison</w:t>
        </w:r>
      </w:ins>
    </w:p>
    <w:p w14:paraId="210DDEF8" w14:textId="08053A79" w:rsidR="00505ED1" w:rsidRDefault="00505ED1">
      <w:pPr>
        <w:spacing w:line="276" w:lineRule="auto"/>
        <w:rPr>
          <w:ins w:id="195" w:author="Joseph Tu Le" w:date="2021-11-19T22:11:00Z"/>
          <w:rFonts w:ascii="Times New Roman" w:hAnsi="Times New Roman" w:cs="Times New Roman"/>
          <w:sz w:val="24"/>
          <w:szCs w:val="24"/>
        </w:rPr>
        <w:pPrChange w:id="196" w:author="Joseph Tu Le" w:date="2021-11-19T22:18:00Z">
          <w:pPr/>
        </w:pPrChange>
      </w:pPr>
      <w:ins w:id="197" w:author="Joseph Tu Le" w:date="2021-11-19T22:05:00Z">
        <w:r>
          <w:rPr>
            <w:rFonts w:ascii="Times New Roman" w:hAnsi="Times New Roman" w:cs="Times New Roman"/>
            <w:sz w:val="24"/>
            <w:szCs w:val="24"/>
          </w:rPr>
          <w:lastRenderedPageBreak/>
          <w:tab/>
        </w:r>
      </w:ins>
      <w:ins w:id="198" w:author="Joseph Tu Le" w:date="2021-11-19T22:06:00Z">
        <w:r>
          <w:rPr>
            <w:rFonts w:ascii="Times New Roman" w:hAnsi="Times New Roman" w:cs="Times New Roman"/>
            <w:sz w:val="24"/>
            <w:szCs w:val="24"/>
          </w:rPr>
          <w:t xml:space="preserve">Comparing the two different controllers, </w:t>
        </w:r>
        <w:proofErr w:type="gramStart"/>
        <w:r>
          <w:rPr>
            <w:rFonts w:ascii="Times New Roman" w:hAnsi="Times New Roman" w:cs="Times New Roman"/>
            <w:sz w:val="24"/>
            <w:szCs w:val="24"/>
          </w:rPr>
          <w:t>it can be seen that the</w:t>
        </w:r>
        <w:proofErr w:type="gramEnd"/>
        <w:r>
          <w:rPr>
            <w:rFonts w:ascii="Times New Roman" w:hAnsi="Times New Roman" w:cs="Times New Roman"/>
            <w:sz w:val="24"/>
            <w:szCs w:val="24"/>
          </w:rPr>
          <w:t xml:space="preserve"> error feedback control scheme performs much more accurately and faster than the state feedback controller. This can be quantified using the </w:t>
        </w:r>
        <w:r w:rsidR="00F0038F">
          <w:rPr>
            <w:rFonts w:ascii="Times New Roman" w:hAnsi="Times New Roman" w:cs="Times New Roman"/>
            <w:sz w:val="24"/>
            <w:szCs w:val="24"/>
          </w:rPr>
          <w:t>two performance criterion: L</w:t>
        </w:r>
        <w:r w:rsidR="00F0038F">
          <w:rPr>
            <w:rFonts w:ascii="Times New Roman" w:hAnsi="Times New Roman" w:cs="Times New Roman"/>
            <w:sz w:val="24"/>
            <w:szCs w:val="24"/>
          </w:rPr>
          <w:softHyphen/>
        </w:r>
        <w:r w:rsidR="00F0038F">
          <w:rPr>
            <w:rFonts w:ascii="Times New Roman" w:hAnsi="Times New Roman" w:cs="Times New Roman"/>
            <w:sz w:val="24"/>
            <w:szCs w:val="24"/>
            <w:vertAlign w:val="subscript"/>
          </w:rPr>
          <w:t>2</w:t>
        </w:r>
        <w:r w:rsidR="00F0038F">
          <w:rPr>
            <w:rFonts w:ascii="Times New Roman" w:hAnsi="Times New Roman" w:cs="Times New Roman"/>
            <w:sz w:val="24"/>
            <w:szCs w:val="24"/>
          </w:rPr>
          <w:t>[e]</w:t>
        </w:r>
      </w:ins>
      <w:ins w:id="199" w:author="Joseph Tu Le" w:date="2021-11-19T22:07:00Z">
        <w:r w:rsidR="00F0038F">
          <w:rPr>
            <w:rFonts w:ascii="Times New Roman" w:hAnsi="Times New Roman" w:cs="Times New Roman"/>
            <w:sz w:val="24"/>
            <w:szCs w:val="24"/>
          </w:rPr>
          <w:t xml:space="preserve">, the average tracking performance, and </w:t>
        </w:r>
        <w:proofErr w:type="spellStart"/>
        <w:proofErr w:type="gramStart"/>
        <w:r w:rsidR="00F0038F">
          <w:rPr>
            <w:rFonts w:ascii="Times New Roman" w:hAnsi="Times New Roman" w:cs="Times New Roman"/>
            <w:sz w:val="24"/>
            <w:szCs w:val="24"/>
          </w:rPr>
          <w:t>e</w:t>
        </w:r>
        <w:r w:rsidR="00F0038F">
          <w:rPr>
            <w:rFonts w:ascii="Times New Roman" w:hAnsi="Times New Roman" w:cs="Times New Roman"/>
            <w:sz w:val="24"/>
            <w:szCs w:val="24"/>
            <w:vertAlign w:val="subscript"/>
          </w:rPr>
          <w:t>M,ss</w:t>
        </w:r>
        <w:proofErr w:type="spellEnd"/>
        <w:proofErr w:type="gramEnd"/>
        <w:r w:rsidR="00F0038F">
          <w:rPr>
            <w:rFonts w:ascii="Times New Roman" w:hAnsi="Times New Roman" w:cs="Times New Roman"/>
            <w:sz w:val="24"/>
            <w:szCs w:val="24"/>
          </w:rPr>
          <w:t>, the maximum absolute steady state error.</w:t>
        </w:r>
        <w:r w:rsidR="00455F7B">
          <w:rPr>
            <w:rFonts w:ascii="Times New Roman" w:hAnsi="Times New Roman" w:cs="Times New Roman"/>
            <w:sz w:val="24"/>
            <w:szCs w:val="24"/>
          </w:rPr>
          <w:t xml:space="preserve"> This can be seen in the results </w:t>
        </w:r>
      </w:ins>
      <w:ins w:id="200" w:author="Joseph Tu Le" w:date="2021-11-19T22:08:00Z">
        <w:r w:rsidR="00435A14">
          <w:rPr>
            <w:rFonts w:ascii="Times New Roman" w:hAnsi="Times New Roman" w:cs="Times New Roman"/>
            <w:sz w:val="24"/>
            <w:szCs w:val="24"/>
          </w:rPr>
          <w:t xml:space="preserve">section where the </w:t>
        </w:r>
      </w:ins>
      <w:ins w:id="201" w:author="Joseph Tu Le" w:date="2021-11-19T22:09:00Z">
        <w:r w:rsidR="00F127B1">
          <w:rPr>
            <w:rFonts w:ascii="Times New Roman" w:hAnsi="Times New Roman" w:cs="Times New Roman"/>
            <w:sz w:val="24"/>
            <w:szCs w:val="24"/>
          </w:rPr>
          <w:t>L</w:t>
        </w:r>
        <w:r w:rsidR="00F127B1">
          <w:rPr>
            <w:rFonts w:ascii="Times New Roman" w:hAnsi="Times New Roman" w:cs="Times New Roman"/>
            <w:sz w:val="24"/>
            <w:szCs w:val="24"/>
          </w:rPr>
          <w:softHyphen/>
        </w:r>
        <w:r w:rsidR="00F127B1">
          <w:rPr>
            <w:rFonts w:ascii="Times New Roman" w:hAnsi="Times New Roman" w:cs="Times New Roman"/>
            <w:sz w:val="24"/>
            <w:szCs w:val="24"/>
            <w:vertAlign w:val="subscript"/>
          </w:rPr>
          <w:t>2</w:t>
        </w:r>
        <w:r w:rsidR="00F127B1">
          <w:rPr>
            <w:rFonts w:ascii="Times New Roman" w:hAnsi="Times New Roman" w:cs="Times New Roman"/>
            <w:sz w:val="24"/>
            <w:szCs w:val="24"/>
          </w:rPr>
          <w:t xml:space="preserve">[e] performance </w:t>
        </w:r>
        <w:r w:rsidR="00AA749D">
          <w:rPr>
            <w:rFonts w:ascii="Times New Roman" w:hAnsi="Times New Roman" w:cs="Times New Roman"/>
            <w:sz w:val="24"/>
            <w:szCs w:val="24"/>
          </w:rPr>
          <w:t xml:space="preserve">for the error feedback </w:t>
        </w:r>
        <w:r w:rsidR="00F127B1">
          <w:rPr>
            <w:rFonts w:ascii="Times New Roman" w:hAnsi="Times New Roman" w:cs="Times New Roman"/>
            <w:sz w:val="24"/>
            <w:szCs w:val="24"/>
          </w:rPr>
          <w:t xml:space="preserve">was 1.0735 degrees and 1.7334 degrees for </w:t>
        </w:r>
        <w:r w:rsidR="00AA749D">
          <w:rPr>
            <w:rFonts w:ascii="Times New Roman" w:hAnsi="Times New Roman" w:cs="Times New Roman"/>
            <w:sz w:val="24"/>
            <w:szCs w:val="24"/>
          </w:rPr>
          <w:t>pitch and yaw respectively</w:t>
        </w:r>
      </w:ins>
      <w:ins w:id="202" w:author="Joseph Tu Le" w:date="2021-11-19T22:10:00Z">
        <w:r w:rsidR="00AA749D">
          <w:rPr>
            <w:rFonts w:ascii="Times New Roman" w:hAnsi="Times New Roman" w:cs="Times New Roman"/>
            <w:sz w:val="24"/>
            <w:szCs w:val="24"/>
          </w:rPr>
          <w:t xml:space="preserve"> and t</w:t>
        </w:r>
      </w:ins>
      <w:ins w:id="203" w:author="Joseph Tu Le" w:date="2021-11-19T22:09:00Z">
        <w:r w:rsidR="00AA749D">
          <w:rPr>
            <w:rFonts w:ascii="Times New Roman" w:hAnsi="Times New Roman" w:cs="Times New Roman"/>
            <w:sz w:val="24"/>
            <w:szCs w:val="24"/>
          </w:rPr>
          <w:t xml:space="preserve">he </w:t>
        </w:r>
        <w:proofErr w:type="spellStart"/>
        <w:proofErr w:type="gramStart"/>
        <w:r w:rsidR="00AA749D">
          <w:rPr>
            <w:rFonts w:ascii="Times New Roman" w:hAnsi="Times New Roman" w:cs="Times New Roman"/>
            <w:sz w:val="24"/>
            <w:szCs w:val="24"/>
          </w:rPr>
          <w:t>e</w:t>
        </w:r>
        <w:r w:rsidR="00AA749D">
          <w:rPr>
            <w:rFonts w:ascii="Times New Roman" w:hAnsi="Times New Roman" w:cs="Times New Roman"/>
            <w:sz w:val="24"/>
            <w:szCs w:val="24"/>
            <w:vertAlign w:val="subscript"/>
          </w:rPr>
          <w:t>M,ss</w:t>
        </w:r>
      </w:ins>
      <w:proofErr w:type="spellEnd"/>
      <w:proofErr w:type="gramEnd"/>
      <w:ins w:id="204" w:author="Joseph Tu Le" w:date="2021-11-19T22:10:00Z">
        <w:r w:rsidR="00AA749D">
          <w:rPr>
            <w:rFonts w:ascii="Times New Roman" w:hAnsi="Times New Roman" w:cs="Times New Roman"/>
            <w:sz w:val="24"/>
            <w:szCs w:val="24"/>
          </w:rPr>
          <w:t xml:space="preserve"> being </w:t>
        </w:r>
        <w:r w:rsidR="00154541">
          <w:rPr>
            <w:rFonts w:ascii="Times New Roman" w:hAnsi="Times New Roman" w:cs="Times New Roman"/>
            <w:sz w:val="24"/>
            <w:szCs w:val="24"/>
          </w:rPr>
          <w:t>2.4398 degrees and 4.6100 degrees. For the L</w:t>
        </w:r>
        <w:r w:rsidR="00154541">
          <w:rPr>
            <w:rFonts w:ascii="Times New Roman" w:hAnsi="Times New Roman" w:cs="Times New Roman"/>
            <w:sz w:val="24"/>
            <w:szCs w:val="24"/>
          </w:rPr>
          <w:softHyphen/>
        </w:r>
        <w:r w:rsidR="00154541">
          <w:rPr>
            <w:rFonts w:ascii="Times New Roman" w:hAnsi="Times New Roman" w:cs="Times New Roman"/>
            <w:sz w:val="24"/>
            <w:szCs w:val="24"/>
            <w:vertAlign w:val="subscript"/>
          </w:rPr>
          <w:t>2</w:t>
        </w:r>
        <w:r w:rsidR="00154541">
          <w:rPr>
            <w:rFonts w:ascii="Times New Roman" w:hAnsi="Times New Roman" w:cs="Times New Roman"/>
            <w:sz w:val="24"/>
            <w:szCs w:val="24"/>
          </w:rPr>
          <w:t xml:space="preserve">[e] performance for the state feedback was 3.3386 degrees and </w:t>
        </w:r>
      </w:ins>
      <w:ins w:id="205" w:author="Joseph Tu Le" w:date="2021-11-19T22:11:00Z">
        <w:r w:rsidR="006353A7">
          <w:rPr>
            <w:rFonts w:ascii="Times New Roman" w:hAnsi="Times New Roman" w:cs="Times New Roman"/>
            <w:sz w:val="24"/>
            <w:szCs w:val="24"/>
          </w:rPr>
          <w:t>5.8899</w:t>
        </w:r>
      </w:ins>
      <w:ins w:id="206" w:author="Joseph Tu Le" w:date="2021-11-19T22:10:00Z">
        <w:r w:rsidR="00154541">
          <w:rPr>
            <w:rFonts w:ascii="Times New Roman" w:hAnsi="Times New Roman" w:cs="Times New Roman"/>
            <w:sz w:val="24"/>
            <w:szCs w:val="24"/>
          </w:rPr>
          <w:t xml:space="preserve"> degrees for pitch and yaw respectively and the </w:t>
        </w:r>
        <w:proofErr w:type="spellStart"/>
        <w:proofErr w:type="gramStart"/>
        <w:r w:rsidR="00154541">
          <w:rPr>
            <w:rFonts w:ascii="Times New Roman" w:hAnsi="Times New Roman" w:cs="Times New Roman"/>
            <w:sz w:val="24"/>
            <w:szCs w:val="24"/>
          </w:rPr>
          <w:t>e</w:t>
        </w:r>
        <w:r w:rsidR="00154541">
          <w:rPr>
            <w:rFonts w:ascii="Times New Roman" w:hAnsi="Times New Roman" w:cs="Times New Roman"/>
            <w:sz w:val="24"/>
            <w:szCs w:val="24"/>
            <w:vertAlign w:val="subscript"/>
          </w:rPr>
          <w:t>M,ss</w:t>
        </w:r>
        <w:proofErr w:type="spellEnd"/>
        <w:proofErr w:type="gramEnd"/>
        <w:r w:rsidR="00154541">
          <w:rPr>
            <w:rFonts w:ascii="Times New Roman" w:hAnsi="Times New Roman" w:cs="Times New Roman"/>
            <w:sz w:val="24"/>
            <w:szCs w:val="24"/>
          </w:rPr>
          <w:t xml:space="preserve"> being </w:t>
        </w:r>
      </w:ins>
      <w:ins w:id="207" w:author="Joseph Tu Le" w:date="2021-11-19T22:11:00Z">
        <w:r w:rsidR="006353A7">
          <w:rPr>
            <w:rFonts w:ascii="Times New Roman" w:hAnsi="Times New Roman" w:cs="Times New Roman"/>
            <w:sz w:val="24"/>
            <w:szCs w:val="24"/>
          </w:rPr>
          <w:t>5.5820</w:t>
        </w:r>
      </w:ins>
      <w:ins w:id="208" w:author="Joseph Tu Le" w:date="2021-11-19T22:10:00Z">
        <w:r w:rsidR="00154541">
          <w:rPr>
            <w:rFonts w:ascii="Times New Roman" w:hAnsi="Times New Roman" w:cs="Times New Roman"/>
            <w:sz w:val="24"/>
            <w:szCs w:val="24"/>
          </w:rPr>
          <w:t xml:space="preserve"> degrees and </w:t>
        </w:r>
      </w:ins>
      <w:ins w:id="209" w:author="Joseph Tu Le" w:date="2021-11-19T22:11:00Z">
        <w:r w:rsidR="006353A7">
          <w:rPr>
            <w:rFonts w:ascii="Times New Roman" w:hAnsi="Times New Roman" w:cs="Times New Roman"/>
            <w:sz w:val="24"/>
            <w:szCs w:val="24"/>
          </w:rPr>
          <w:t>11.4508</w:t>
        </w:r>
      </w:ins>
      <w:ins w:id="210" w:author="Joseph Tu Le" w:date="2021-11-19T22:10:00Z">
        <w:r w:rsidR="00154541">
          <w:rPr>
            <w:rFonts w:ascii="Times New Roman" w:hAnsi="Times New Roman" w:cs="Times New Roman"/>
            <w:sz w:val="24"/>
            <w:szCs w:val="24"/>
          </w:rPr>
          <w:t xml:space="preserve"> degrees.</w:t>
        </w:r>
      </w:ins>
      <w:ins w:id="211" w:author="Joseph Tu Le" w:date="2021-11-19T22:11:00Z">
        <w:r w:rsidR="005B0F9D">
          <w:rPr>
            <w:rFonts w:ascii="Times New Roman" w:hAnsi="Times New Roman" w:cs="Times New Roman"/>
            <w:sz w:val="24"/>
            <w:szCs w:val="24"/>
          </w:rPr>
          <w:t xml:space="preserve"> These results give us that the error feedback controller performs much better than the state feedback controller.</w:t>
        </w:r>
      </w:ins>
    </w:p>
    <w:p w14:paraId="4BA0F1FF" w14:textId="4DA8E6A9" w:rsidR="005B0F9D" w:rsidRDefault="005B0F9D">
      <w:pPr>
        <w:spacing w:line="276" w:lineRule="auto"/>
        <w:rPr>
          <w:ins w:id="212" w:author="Joseph Tu Le" w:date="2021-11-19T22:12:00Z"/>
          <w:rFonts w:ascii="Times New Roman" w:hAnsi="Times New Roman" w:cs="Times New Roman"/>
          <w:sz w:val="24"/>
          <w:szCs w:val="24"/>
        </w:rPr>
        <w:pPrChange w:id="213" w:author="Joseph Tu Le" w:date="2021-11-19T22:18:00Z">
          <w:pPr/>
        </w:pPrChange>
      </w:pPr>
    </w:p>
    <w:p w14:paraId="63A5CB1E" w14:textId="6125EDEC" w:rsidR="00025D8F" w:rsidRDefault="00025D8F">
      <w:pPr>
        <w:spacing w:line="276" w:lineRule="auto"/>
        <w:rPr>
          <w:ins w:id="214" w:author="Joseph Tu Le" w:date="2021-11-19T22:16:00Z"/>
          <w:rFonts w:ascii="Times New Roman" w:hAnsi="Times New Roman" w:cs="Times New Roman"/>
          <w:sz w:val="24"/>
          <w:szCs w:val="24"/>
        </w:rPr>
        <w:pPrChange w:id="215" w:author="Joseph Tu Le" w:date="2021-11-19T22:18:00Z">
          <w:pPr/>
        </w:pPrChange>
      </w:pPr>
      <w:ins w:id="216" w:author="Joseph Tu Le" w:date="2021-11-19T22:12:00Z">
        <w:r>
          <w:rPr>
            <w:rFonts w:ascii="Times New Roman" w:hAnsi="Times New Roman" w:cs="Times New Roman"/>
            <w:sz w:val="24"/>
            <w:szCs w:val="24"/>
          </w:rPr>
          <w:t xml:space="preserve">5 – </w:t>
        </w:r>
      </w:ins>
      <w:ins w:id="217" w:author="Joseph Tu Le" w:date="2021-11-19T22:16:00Z">
        <w:r w:rsidR="00A63A42">
          <w:rPr>
            <w:rFonts w:ascii="Times New Roman" w:hAnsi="Times New Roman" w:cs="Times New Roman"/>
            <w:sz w:val="24"/>
            <w:szCs w:val="24"/>
          </w:rPr>
          <w:t>Conclusions</w:t>
        </w:r>
      </w:ins>
    </w:p>
    <w:p w14:paraId="072564E2" w14:textId="30494D2D" w:rsidR="00A63A42" w:rsidRDefault="00A63A42">
      <w:pPr>
        <w:spacing w:line="276" w:lineRule="auto"/>
        <w:rPr>
          <w:ins w:id="218" w:author="Joseph Tu Le" w:date="2021-11-19T22:12:00Z"/>
          <w:rFonts w:ascii="Times New Roman" w:hAnsi="Times New Roman" w:cs="Times New Roman"/>
          <w:sz w:val="24"/>
          <w:szCs w:val="24"/>
        </w:rPr>
        <w:pPrChange w:id="219" w:author="Joseph Tu Le" w:date="2021-11-19T22:18:00Z">
          <w:pPr/>
        </w:pPrChange>
      </w:pPr>
      <w:ins w:id="220" w:author="Joseph Tu Le" w:date="2021-11-19T22:16:00Z">
        <w:r>
          <w:rPr>
            <w:rFonts w:ascii="Times New Roman" w:hAnsi="Times New Roman" w:cs="Times New Roman"/>
            <w:sz w:val="24"/>
            <w:szCs w:val="24"/>
          </w:rPr>
          <w:t>5.1 – Main Points</w:t>
        </w:r>
      </w:ins>
    </w:p>
    <w:p w14:paraId="31E55227" w14:textId="204F20E8" w:rsidR="00CF5CE4" w:rsidRDefault="00CF5CE4">
      <w:pPr>
        <w:spacing w:line="276" w:lineRule="auto"/>
        <w:rPr>
          <w:ins w:id="221" w:author="Joseph Tu Le" w:date="2021-11-19T22:16:00Z"/>
          <w:rFonts w:ascii="Times New Roman" w:hAnsi="Times New Roman" w:cs="Times New Roman"/>
          <w:sz w:val="24"/>
          <w:szCs w:val="24"/>
        </w:rPr>
        <w:pPrChange w:id="222" w:author="Joseph Tu Le" w:date="2021-11-19T22:18:00Z">
          <w:pPr/>
        </w:pPrChange>
      </w:pPr>
      <w:ins w:id="223" w:author="Joseph Tu Le" w:date="2021-11-19T22:12:00Z">
        <w:r>
          <w:rPr>
            <w:rFonts w:ascii="Times New Roman" w:hAnsi="Times New Roman" w:cs="Times New Roman"/>
            <w:sz w:val="24"/>
            <w:szCs w:val="24"/>
          </w:rPr>
          <w:tab/>
          <w:t xml:space="preserve">In this experiment, a helicopter model was controlled </w:t>
        </w:r>
      </w:ins>
      <w:ins w:id="224" w:author="Joseph Tu Le" w:date="2021-11-19T22:13:00Z">
        <w:r>
          <w:rPr>
            <w:rFonts w:ascii="Times New Roman" w:hAnsi="Times New Roman" w:cs="Times New Roman"/>
            <w:sz w:val="24"/>
            <w:szCs w:val="24"/>
          </w:rPr>
          <w:t xml:space="preserve">using a state space </w:t>
        </w:r>
        <w:r w:rsidR="00221333">
          <w:rPr>
            <w:rFonts w:ascii="Times New Roman" w:hAnsi="Times New Roman" w:cs="Times New Roman"/>
            <w:sz w:val="24"/>
            <w:szCs w:val="24"/>
          </w:rPr>
          <w:t xml:space="preserve">method with two different types of controllers: an error feedback controller scheme and a state feedback controller scheme. </w:t>
        </w:r>
        <w:r w:rsidR="00597F4E">
          <w:rPr>
            <w:rFonts w:ascii="Times New Roman" w:hAnsi="Times New Roman" w:cs="Times New Roman"/>
            <w:sz w:val="24"/>
            <w:szCs w:val="24"/>
          </w:rPr>
          <w:t>It can be concluded from the data that error feedback controllers perform noticeably better than the</w:t>
        </w:r>
      </w:ins>
      <w:ins w:id="225" w:author="Joseph Tu Le" w:date="2021-11-19T22:14:00Z">
        <w:r w:rsidR="00597F4E">
          <w:rPr>
            <w:rFonts w:ascii="Times New Roman" w:hAnsi="Times New Roman" w:cs="Times New Roman"/>
            <w:sz w:val="24"/>
            <w:szCs w:val="24"/>
          </w:rPr>
          <w:t xml:space="preserve"> state feedback controller, with overall error being lower and better average tracking. </w:t>
        </w:r>
        <w:r w:rsidR="003341CA">
          <w:rPr>
            <w:rFonts w:ascii="Times New Roman" w:hAnsi="Times New Roman" w:cs="Times New Roman"/>
            <w:sz w:val="24"/>
            <w:szCs w:val="24"/>
          </w:rPr>
          <w:t>Overall, perfo</w:t>
        </w:r>
      </w:ins>
      <w:ins w:id="226" w:author="Joseph Tu Le" w:date="2021-11-19T22:15:00Z">
        <w:r w:rsidR="003341CA">
          <w:rPr>
            <w:rFonts w:ascii="Times New Roman" w:hAnsi="Times New Roman" w:cs="Times New Roman"/>
            <w:sz w:val="24"/>
            <w:szCs w:val="24"/>
          </w:rPr>
          <w:t xml:space="preserve">rmance was acceptable with both controllers as they followed </w:t>
        </w:r>
        <w:proofErr w:type="gramStart"/>
        <w:r w:rsidR="003341CA">
          <w:rPr>
            <w:rFonts w:ascii="Times New Roman" w:hAnsi="Times New Roman" w:cs="Times New Roman"/>
            <w:sz w:val="24"/>
            <w:szCs w:val="24"/>
          </w:rPr>
          <w:t>fairly closely</w:t>
        </w:r>
        <w:proofErr w:type="gramEnd"/>
        <w:r w:rsidR="003341CA">
          <w:rPr>
            <w:rFonts w:ascii="Times New Roman" w:hAnsi="Times New Roman" w:cs="Times New Roman"/>
            <w:sz w:val="24"/>
            <w:szCs w:val="24"/>
          </w:rPr>
          <w:t xml:space="preserve"> </w:t>
        </w:r>
        <w:r w:rsidR="006A06FC">
          <w:rPr>
            <w:rFonts w:ascii="Times New Roman" w:hAnsi="Times New Roman" w:cs="Times New Roman"/>
            <w:sz w:val="24"/>
            <w:szCs w:val="24"/>
          </w:rPr>
          <w:t xml:space="preserve">in magnitude, frequency, and phase. </w:t>
        </w:r>
      </w:ins>
    </w:p>
    <w:p w14:paraId="16AE3236" w14:textId="33C8F17F" w:rsidR="006A06FC" w:rsidRDefault="006A06FC">
      <w:pPr>
        <w:spacing w:line="276" w:lineRule="auto"/>
        <w:rPr>
          <w:ins w:id="227" w:author="Joseph Tu Le" w:date="2021-11-19T22:16:00Z"/>
          <w:rFonts w:ascii="Times New Roman" w:hAnsi="Times New Roman" w:cs="Times New Roman"/>
          <w:sz w:val="24"/>
          <w:szCs w:val="24"/>
        </w:rPr>
        <w:pPrChange w:id="228" w:author="Joseph Tu Le" w:date="2021-11-19T22:18:00Z">
          <w:pPr/>
        </w:pPrChange>
      </w:pPr>
    </w:p>
    <w:p w14:paraId="3EE57199" w14:textId="69C419A5" w:rsidR="006A06FC" w:rsidRDefault="00A63A42">
      <w:pPr>
        <w:spacing w:line="276" w:lineRule="auto"/>
        <w:rPr>
          <w:ins w:id="229" w:author="Joseph Tu Le" w:date="2021-11-19T22:16:00Z"/>
          <w:rFonts w:ascii="Times New Roman" w:hAnsi="Times New Roman" w:cs="Times New Roman"/>
          <w:sz w:val="24"/>
          <w:szCs w:val="24"/>
        </w:rPr>
        <w:pPrChange w:id="230" w:author="Joseph Tu Le" w:date="2021-11-19T22:18:00Z">
          <w:pPr/>
        </w:pPrChange>
      </w:pPr>
      <w:ins w:id="231" w:author="Joseph Tu Le" w:date="2021-11-19T22:16:00Z">
        <w:r>
          <w:rPr>
            <w:rFonts w:ascii="Times New Roman" w:hAnsi="Times New Roman" w:cs="Times New Roman"/>
            <w:sz w:val="24"/>
            <w:szCs w:val="24"/>
          </w:rPr>
          <w:t>5.2</w:t>
        </w:r>
        <w:r w:rsidR="006A06FC">
          <w:rPr>
            <w:rFonts w:ascii="Times New Roman" w:hAnsi="Times New Roman" w:cs="Times New Roman"/>
            <w:sz w:val="24"/>
            <w:szCs w:val="24"/>
          </w:rPr>
          <w:t xml:space="preserve"> – Limitations</w:t>
        </w:r>
      </w:ins>
    </w:p>
    <w:p w14:paraId="69E0D144" w14:textId="0EA8A376" w:rsidR="0068018E" w:rsidRDefault="006A06FC" w:rsidP="0068018E">
      <w:pPr>
        <w:spacing w:line="276" w:lineRule="auto"/>
        <w:rPr>
          <w:ins w:id="232" w:author="Joseph Tu Le" w:date="2021-11-19T22:19:00Z"/>
          <w:rFonts w:ascii="Times New Roman" w:hAnsi="Times New Roman" w:cs="Times New Roman"/>
          <w:sz w:val="24"/>
          <w:szCs w:val="24"/>
        </w:rPr>
      </w:pPr>
      <w:ins w:id="233" w:author="Joseph Tu Le" w:date="2021-11-19T22:16:00Z">
        <w:r>
          <w:rPr>
            <w:rFonts w:ascii="Times New Roman" w:hAnsi="Times New Roman" w:cs="Times New Roman"/>
            <w:sz w:val="24"/>
            <w:szCs w:val="24"/>
          </w:rPr>
          <w:tab/>
        </w:r>
        <w:r w:rsidR="007C1B9B">
          <w:rPr>
            <w:rFonts w:ascii="Times New Roman" w:hAnsi="Times New Roman" w:cs="Times New Roman"/>
            <w:sz w:val="24"/>
            <w:szCs w:val="24"/>
          </w:rPr>
          <w:t xml:space="preserve">A large assumption that was made for this experiment was that the equations of motion were linearized about a point. This means that the further the motion of the system deviates from the equilibrium point, the more inaccurate it will be. Some limitations during the experiment </w:t>
        </w:r>
      </w:ins>
      <w:ins w:id="234" w:author="Joseph Tu Le" w:date="2021-11-19T22:17:00Z">
        <w:r w:rsidR="007C1B9B">
          <w:rPr>
            <w:rFonts w:ascii="Times New Roman" w:hAnsi="Times New Roman" w:cs="Times New Roman"/>
            <w:sz w:val="24"/>
            <w:szCs w:val="24"/>
          </w:rPr>
          <w:t>were</w:t>
        </w:r>
      </w:ins>
      <w:ins w:id="235" w:author="Joseph Tu Le" w:date="2021-11-19T22:16:00Z">
        <w:r w:rsidR="007C1B9B">
          <w:rPr>
            <w:rFonts w:ascii="Times New Roman" w:hAnsi="Times New Roman" w:cs="Times New Roman"/>
            <w:sz w:val="24"/>
            <w:szCs w:val="24"/>
          </w:rPr>
          <w:t xml:space="preserve"> the high amount of noise in the data, this </w:t>
        </w:r>
      </w:ins>
      <w:ins w:id="236" w:author="Joseph Tu Le" w:date="2021-11-19T22:17:00Z">
        <w:r w:rsidR="00D22FB3">
          <w:rPr>
            <w:rFonts w:ascii="Times New Roman" w:hAnsi="Times New Roman" w:cs="Times New Roman"/>
            <w:sz w:val="24"/>
            <w:szCs w:val="24"/>
          </w:rPr>
          <w:t>causes</w:t>
        </w:r>
      </w:ins>
      <w:ins w:id="237" w:author="Joseph Tu Le" w:date="2021-11-19T22:16:00Z">
        <w:r w:rsidR="007C1B9B">
          <w:rPr>
            <w:rFonts w:ascii="Times New Roman" w:hAnsi="Times New Roman" w:cs="Times New Roman"/>
            <w:sz w:val="24"/>
            <w:szCs w:val="24"/>
          </w:rPr>
          <w:t xml:space="preserve"> small orders of error in the final calculations</w:t>
        </w:r>
      </w:ins>
      <w:ins w:id="238" w:author="Joseph Tu Le" w:date="2021-11-19T22:17:00Z">
        <w:r w:rsidR="00D22FB3">
          <w:rPr>
            <w:rFonts w:ascii="Times New Roman" w:hAnsi="Times New Roman" w:cs="Times New Roman"/>
            <w:sz w:val="24"/>
            <w:szCs w:val="24"/>
          </w:rPr>
          <w:t xml:space="preserve">. </w:t>
        </w:r>
      </w:ins>
      <w:ins w:id="239" w:author="Joseph Tu Le" w:date="2021-11-19T22:21:00Z">
        <w:r w:rsidR="00452705">
          <w:rPr>
            <w:rFonts w:ascii="Times New Roman" w:hAnsi="Times New Roman" w:cs="Times New Roman"/>
            <w:sz w:val="24"/>
            <w:szCs w:val="24"/>
          </w:rPr>
          <w:t xml:space="preserve">Since this is an experiment, there are responses or system properties that cannot be </w:t>
        </w:r>
        <w:r w:rsidR="00DE1551">
          <w:rPr>
            <w:rFonts w:ascii="Times New Roman" w:hAnsi="Times New Roman" w:cs="Times New Roman"/>
            <w:sz w:val="24"/>
            <w:szCs w:val="24"/>
          </w:rPr>
          <w:t>obtained from the data</w:t>
        </w:r>
      </w:ins>
      <w:ins w:id="240" w:author="Joseph Tu Le" w:date="2021-11-19T22:22:00Z">
        <w:r w:rsidR="00CF4E1A">
          <w:rPr>
            <w:rFonts w:ascii="Times New Roman" w:hAnsi="Times New Roman" w:cs="Times New Roman"/>
            <w:sz w:val="24"/>
            <w:szCs w:val="24"/>
          </w:rPr>
          <w:t>, s</w:t>
        </w:r>
        <w:r w:rsidR="00B410D2">
          <w:rPr>
            <w:rFonts w:ascii="Times New Roman" w:hAnsi="Times New Roman" w:cs="Times New Roman"/>
            <w:sz w:val="24"/>
            <w:szCs w:val="24"/>
          </w:rPr>
          <w:t xml:space="preserve">uch a </w:t>
        </w:r>
      </w:ins>
      <w:ins w:id="241" w:author="Joseph Tu Le" w:date="2021-11-19T22:23:00Z">
        <w:r w:rsidR="00B410D2">
          <w:rPr>
            <w:rFonts w:ascii="Times New Roman" w:hAnsi="Times New Roman" w:cs="Times New Roman"/>
            <w:sz w:val="24"/>
            <w:szCs w:val="24"/>
          </w:rPr>
          <w:t xml:space="preserve">response are responses that are that which are out of the scope of the maximum voltages or the </w:t>
        </w:r>
        <w:r w:rsidR="00124CE2">
          <w:rPr>
            <w:rFonts w:ascii="Times New Roman" w:hAnsi="Times New Roman" w:cs="Times New Roman"/>
            <w:sz w:val="24"/>
            <w:szCs w:val="24"/>
          </w:rPr>
          <w:t>physical stops on the apparatus which can both be simulated</w:t>
        </w:r>
      </w:ins>
      <w:ins w:id="242" w:author="Joseph Tu Le" w:date="2021-11-19T22:24:00Z">
        <w:r w:rsidR="004E0007">
          <w:rPr>
            <w:rFonts w:ascii="Times New Roman" w:hAnsi="Times New Roman" w:cs="Times New Roman"/>
            <w:sz w:val="24"/>
            <w:szCs w:val="24"/>
          </w:rPr>
          <w:t>.</w:t>
        </w:r>
      </w:ins>
    </w:p>
    <w:p w14:paraId="617A1FFA" w14:textId="252996F5" w:rsidR="0068018E" w:rsidRDefault="0068018E" w:rsidP="0068018E">
      <w:pPr>
        <w:spacing w:line="276" w:lineRule="auto"/>
        <w:rPr>
          <w:ins w:id="243" w:author="Joseph Tu Le" w:date="2021-11-19T22:19:00Z"/>
          <w:rFonts w:ascii="Times New Roman" w:hAnsi="Times New Roman" w:cs="Times New Roman"/>
          <w:sz w:val="24"/>
          <w:szCs w:val="24"/>
        </w:rPr>
      </w:pPr>
    </w:p>
    <w:p w14:paraId="47910660" w14:textId="4A5309B4" w:rsidR="0068018E" w:rsidRDefault="0068018E">
      <w:pPr>
        <w:spacing w:line="276" w:lineRule="auto"/>
        <w:rPr>
          <w:ins w:id="244" w:author="Joseph Tu Le" w:date="2021-11-19T22:18:00Z"/>
          <w:rFonts w:ascii="Times New Roman" w:hAnsi="Times New Roman" w:cs="Times New Roman"/>
          <w:sz w:val="24"/>
          <w:szCs w:val="24"/>
        </w:rPr>
        <w:pPrChange w:id="245" w:author="Joseph Tu Le" w:date="2021-11-19T22:18:00Z">
          <w:pPr>
            <w:spacing w:line="360" w:lineRule="auto"/>
          </w:pPr>
        </w:pPrChange>
      </w:pPr>
      <w:ins w:id="246" w:author="Joseph Tu Le" w:date="2021-11-19T22:19:00Z">
        <w:r>
          <w:rPr>
            <w:rFonts w:ascii="Times New Roman" w:hAnsi="Times New Roman" w:cs="Times New Roman"/>
            <w:sz w:val="24"/>
            <w:szCs w:val="24"/>
          </w:rPr>
          <w:t>5.3 – Lessons</w:t>
        </w:r>
      </w:ins>
    </w:p>
    <w:p w14:paraId="44E78B4C" w14:textId="3205DF3B" w:rsidR="0068018E" w:rsidRDefault="0068018E" w:rsidP="007C1B9B">
      <w:pPr>
        <w:spacing w:line="360" w:lineRule="auto"/>
        <w:rPr>
          <w:ins w:id="247" w:author="Joseph Tu Le" w:date="2021-11-19T22:16:00Z"/>
          <w:rFonts w:ascii="Times New Roman" w:hAnsi="Times New Roman" w:cs="Times New Roman"/>
          <w:sz w:val="24"/>
          <w:szCs w:val="24"/>
        </w:rPr>
      </w:pPr>
      <w:ins w:id="248" w:author="Joseph Tu Le" w:date="2021-11-19T22:19:00Z">
        <w:r>
          <w:rPr>
            <w:rFonts w:ascii="Times New Roman" w:hAnsi="Times New Roman" w:cs="Times New Roman"/>
            <w:sz w:val="24"/>
            <w:szCs w:val="24"/>
          </w:rPr>
          <w:tab/>
        </w:r>
        <w:r w:rsidR="007621DA">
          <w:rPr>
            <w:rFonts w:ascii="Times New Roman" w:hAnsi="Times New Roman" w:cs="Times New Roman"/>
            <w:sz w:val="24"/>
            <w:szCs w:val="24"/>
          </w:rPr>
          <w:t xml:space="preserve">I have no suggestions for further improvement with this experiment. The lab allowed me to learn the differences between types of control schemes </w:t>
        </w:r>
      </w:ins>
      <w:ins w:id="249" w:author="Joseph Tu Le" w:date="2021-11-19T22:20:00Z">
        <w:r w:rsidR="007621DA">
          <w:rPr>
            <w:rFonts w:ascii="Times New Roman" w:hAnsi="Times New Roman" w:cs="Times New Roman"/>
            <w:sz w:val="24"/>
            <w:szCs w:val="24"/>
          </w:rPr>
          <w:t xml:space="preserve">such as error and state feedback. </w:t>
        </w:r>
        <w:r w:rsidR="00813B6D">
          <w:rPr>
            <w:rFonts w:ascii="Times New Roman" w:hAnsi="Times New Roman" w:cs="Times New Roman"/>
            <w:sz w:val="24"/>
            <w:szCs w:val="24"/>
          </w:rPr>
          <w:t>I would recommend future students to study the derivations of the equations of motion and the implementation of the controllers in the lab manual and the Simulink files to gain a higher understanding of the material.</w:t>
        </w:r>
      </w:ins>
    </w:p>
    <w:p w14:paraId="590C38D2" w14:textId="052C13FC" w:rsidR="006A06FC" w:rsidRPr="00AA749D" w:rsidRDefault="006A06FC">
      <w:pPr>
        <w:rPr>
          <w:rFonts w:ascii="Times New Roman" w:hAnsi="Times New Roman" w:cs="Times New Roman"/>
          <w:sz w:val="24"/>
          <w:szCs w:val="24"/>
        </w:rPr>
      </w:pPr>
    </w:p>
    <w:sectPr w:rsidR="006A06FC" w:rsidRPr="00AA74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5E1EEF"/>
    <w:multiLevelType w:val="multilevel"/>
    <w:tmpl w:val="C6CE7EB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eph Tu Le">
    <w15:presenceInfo w15:providerId="AD" w15:userId="S::le89@purdue.edu::1ce7f8b5-6488-474a-b8ef-3077b534fa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AC6"/>
    <w:rsid w:val="00007C98"/>
    <w:rsid w:val="00025D8F"/>
    <w:rsid w:val="000438F9"/>
    <w:rsid w:val="00071016"/>
    <w:rsid w:val="00096554"/>
    <w:rsid w:val="000A28D7"/>
    <w:rsid w:val="00124CE2"/>
    <w:rsid w:val="00145E4A"/>
    <w:rsid w:val="00150D4E"/>
    <w:rsid w:val="00154541"/>
    <w:rsid w:val="001653B2"/>
    <w:rsid w:val="00185AC6"/>
    <w:rsid w:val="001A16DE"/>
    <w:rsid w:val="00221333"/>
    <w:rsid w:val="002220ED"/>
    <w:rsid w:val="002404C2"/>
    <w:rsid w:val="002A671E"/>
    <w:rsid w:val="002B59E7"/>
    <w:rsid w:val="002C4DB4"/>
    <w:rsid w:val="003004F0"/>
    <w:rsid w:val="003341CA"/>
    <w:rsid w:val="00375E32"/>
    <w:rsid w:val="003B75CD"/>
    <w:rsid w:val="003C527D"/>
    <w:rsid w:val="003F4768"/>
    <w:rsid w:val="00404CAA"/>
    <w:rsid w:val="00435A14"/>
    <w:rsid w:val="00436BF9"/>
    <w:rsid w:val="00452705"/>
    <w:rsid w:val="00455F7B"/>
    <w:rsid w:val="004753ED"/>
    <w:rsid w:val="0048492A"/>
    <w:rsid w:val="004E0007"/>
    <w:rsid w:val="00505ED1"/>
    <w:rsid w:val="00524276"/>
    <w:rsid w:val="005242B0"/>
    <w:rsid w:val="00552843"/>
    <w:rsid w:val="0058028F"/>
    <w:rsid w:val="00597F4E"/>
    <w:rsid w:val="005B0F9D"/>
    <w:rsid w:val="005B58CB"/>
    <w:rsid w:val="00602160"/>
    <w:rsid w:val="006350A7"/>
    <w:rsid w:val="006353A7"/>
    <w:rsid w:val="00641859"/>
    <w:rsid w:val="00641F22"/>
    <w:rsid w:val="00654245"/>
    <w:rsid w:val="006600FB"/>
    <w:rsid w:val="0068018E"/>
    <w:rsid w:val="006A06FC"/>
    <w:rsid w:val="006A087F"/>
    <w:rsid w:val="006A6CEB"/>
    <w:rsid w:val="006B59FC"/>
    <w:rsid w:val="00705477"/>
    <w:rsid w:val="00726653"/>
    <w:rsid w:val="00734F1A"/>
    <w:rsid w:val="007621DA"/>
    <w:rsid w:val="007C1584"/>
    <w:rsid w:val="007C1B9B"/>
    <w:rsid w:val="007D0766"/>
    <w:rsid w:val="007D7207"/>
    <w:rsid w:val="00813B6D"/>
    <w:rsid w:val="008523EC"/>
    <w:rsid w:val="00886772"/>
    <w:rsid w:val="008B3CDB"/>
    <w:rsid w:val="008F2955"/>
    <w:rsid w:val="00963FE7"/>
    <w:rsid w:val="009E7A30"/>
    <w:rsid w:val="00A35E57"/>
    <w:rsid w:val="00A51615"/>
    <w:rsid w:val="00A63A42"/>
    <w:rsid w:val="00A81212"/>
    <w:rsid w:val="00A92714"/>
    <w:rsid w:val="00A96797"/>
    <w:rsid w:val="00AA47EF"/>
    <w:rsid w:val="00AA749D"/>
    <w:rsid w:val="00AB506D"/>
    <w:rsid w:val="00AC779A"/>
    <w:rsid w:val="00B05AA8"/>
    <w:rsid w:val="00B22DA9"/>
    <w:rsid w:val="00B410D2"/>
    <w:rsid w:val="00B7355F"/>
    <w:rsid w:val="00B8708C"/>
    <w:rsid w:val="00BA2D76"/>
    <w:rsid w:val="00C171DC"/>
    <w:rsid w:val="00C42E5B"/>
    <w:rsid w:val="00C50ADF"/>
    <w:rsid w:val="00CA2D72"/>
    <w:rsid w:val="00CC06B6"/>
    <w:rsid w:val="00CC1F5E"/>
    <w:rsid w:val="00CF4E1A"/>
    <w:rsid w:val="00CF5CE4"/>
    <w:rsid w:val="00D22FB3"/>
    <w:rsid w:val="00D26E53"/>
    <w:rsid w:val="00D56A82"/>
    <w:rsid w:val="00DE1551"/>
    <w:rsid w:val="00E03693"/>
    <w:rsid w:val="00E16554"/>
    <w:rsid w:val="00E73122"/>
    <w:rsid w:val="00EA2369"/>
    <w:rsid w:val="00F0038F"/>
    <w:rsid w:val="00F02786"/>
    <w:rsid w:val="00F03CBC"/>
    <w:rsid w:val="00F12480"/>
    <w:rsid w:val="00F127B1"/>
    <w:rsid w:val="00F24DEA"/>
    <w:rsid w:val="00F42BAB"/>
    <w:rsid w:val="00F751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A9179"/>
  <w15:chartTrackingRefBased/>
  <w15:docId w15:val="{B96FE378-06B1-4731-B5FA-B61599688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5A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6A82"/>
    <w:pPr>
      <w:ind w:left="720"/>
      <w:contextualSpacing/>
    </w:pPr>
  </w:style>
  <w:style w:type="table" w:styleId="TableGrid">
    <w:name w:val="Table Grid"/>
    <w:basedOn w:val="TableNormal"/>
    <w:uiPriority w:val="39"/>
    <w:rsid w:val="00C50A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EA236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1088</Words>
  <Characters>6207</Characters>
  <Application>Microsoft Office Word</Application>
  <DocSecurity>0</DocSecurity>
  <Lines>51</Lines>
  <Paragraphs>14</Paragraphs>
  <ScaleCrop>false</ScaleCrop>
  <Company/>
  <LinksUpToDate>false</LinksUpToDate>
  <CharactersWithSpaces>7281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Tu Le</dc:creator>
  <cp:keywords/>
  <dc:description/>
  <cp:lastModifiedBy>Joseph Tu Le</cp:lastModifiedBy>
  <cp:revision>3</cp:revision>
  <dcterms:created xsi:type="dcterms:W3CDTF">2021-11-20T03:28:00Z</dcterms:created>
  <dcterms:modified xsi:type="dcterms:W3CDTF">2021-11-20T03:28:00Z</dcterms:modified>
</cp:coreProperties>
</file>